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97F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你可能是想说「使用 </w:t>
      </w:r>
      <w:proofErr w:type="spellStart"/>
      <w:r w:rsidRPr="007403CD">
        <w:rPr>
          <w:b/>
          <w:bCs/>
        </w:rPr>
        <w:t>PyTorch</w:t>
      </w:r>
      <w:proofErr w:type="spellEnd"/>
      <w:r w:rsidRPr="007403CD">
        <w:t xml:space="preserve"> 编写一个多目标输出的时间序列预测模型」对吗？（“朋友torch”可能是</w:t>
      </w:r>
      <w:proofErr w:type="gramStart"/>
      <w:r w:rsidRPr="007403CD">
        <w:t>打字小误</w:t>
      </w:r>
      <w:proofErr w:type="gramEnd"/>
      <w:r w:rsidRPr="007403CD">
        <w:t xml:space="preserve"> </w:t>
      </w:r>
      <w:r w:rsidRPr="007403CD">
        <w:rPr>
          <w:rFonts w:ascii="Segoe UI Emoji" w:hAnsi="Segoe UI Emoji" w:cs="Segoe UI Emoji"/>
        </w:rPr>
        <w:t>😄</w:t>
      </w:r>
      <w:r w:rsidRPr="007403CD">
        <w:t>）</w:t>
      </w:r>
    </w:p>
    <w:p w14:paraId="2D8AB312" w14:textId="77777777" w:rsidR="007403CD" w:rsidRPr="007403CD" w:rsidRDefault="007403CD" w:rsidP="007403CD">
      <w:pPr>
        <w:rPr>
          <w:rFonts w:hint="eastAsia"/>
        </w:rPr>
      </w:pPr>
      <w:r w:rsidRPr="007403CD">
        <w:t xml:space="preserve">下面我将为你写一个 </w:t>
      </w:r>
      <w:r w:rsidRPr="007403CD">
        <w:rPr>
          <w:b/>
          <w:bCs/>
        </w:rPr>
        <w:t xml:space="preserve">使用 </w:t>
      </w:r>
      <w:proofErr w:type="spellStart"/>
      <w:r w:rsidRPr="007403CD">
        <w:rPr>
          <w:b/>
          <w:bCs/>
        </w:rPr>
        <w:t>PyTorch</w:t>
      </w:r>
      <w:proofErr w:type="spellEnd"/>
      <w:r w:rsidRPr="007403CD">
        <w:rPr>
          <w:b/>
          <w:bCs/>
        </w:rPr>
        <w:t xml:space="preserve"> 实现的多目标时间序列预测模型（LSTM + 多步输出）</w:t>
      </w:r>
      <w:r w:rsidRPr="007403CD">
        <w:t xml:space="preserve"> 的完整范例。它将：</w:t>
      </w:r>
    </w:p>
    <w:p w14:paraId="3D048E0F" w14:textId="77777777" w:rsidR="007403CD" w:rsidRPr="007403CD" w:rsidRDefault="007403CD" w:rsidP="007403CD">
      <w:pPr>
        <w:numPr>
          <w:ilvl w:val="0"/>
          <w:numId w:val="1"/>
        </w:numPr>
        <w:rPr>
          <w:rFonts w:hint="eastAsia"/>
        </w:rPr>
      </w:pPr>
      <w:r w:rsidRPr="007403CD">
        <w:t>使用历史窗口（例如过去 30 天）作为输入</w:t>
      </w:r>
    </w:p>
    <w:p w14:paraId="72CAAB17" w14:textId="77777777" w:rsidR="007403CD" w:rsidRPr="007403CD" w:rsidRDefault="007403CD" w:rsidP="007403CD">
      <w:pPr>
        <w:numPr>
          <w:ilvl w:val="0"/>
          <w:numId w:val="1"/>
        </w:numPr>
        <w:rPr>
          <w:rFonts w:hint="eastAsia"/>
        </w:rPr>
      </w:pPr>
      <w:r w:rsidRPr="007403CD">
        <w:t>预测未来 N 步（例如未来 7 天）连续值</w:t>
      </w:r>
    </w:p>
    <w:p w14:paraId="641282CC" w14:textId="77777777" w:rsidR="007403CD" w:rsidRPr="007403CD" w:rsidRDefault="007403CD" w:rsidP="007403CD">
      <w:pPr>
        <w:numPr>
          <w:ilvl w:val="0"/>
          <w:numId w:val="1"/>
        </w:numPr>
        <w:rPr>
          <w:rFonts w:hint="eastAsia"/>
        </w:rPr>
      </w:pPr>
      <w:r w:rsidRPr="007403CD">
        <w:t>输出为多维向量（Multi-output）</w:t>
      </w:r>
    </w:p>
    <w:p w14:paraId="3530A640" w14:textId="77777777" w:rsidR="007403CD" w:rsidRPr="007403CD" w:rsidRDefault="007403CD" w:rsidP="007403CD">
      <w:pPr>
        <w:numPr>
          <w:ilvl w:val="0"/>
          <w:numId w:val="1"/>
        </w:numPr>
        <w:rPr>
          <w:rFonts w:hint="eastAsia"/>
        </w:rPr>
      </w:pPr>
      <w:r w:rsidRPr="007403CD">
        <w:t>支持自定义预测步数（如 7、14、30）</w:t>
      </w:r>
    </w:p>
    <w:p w14:paraId="2666AC6F" w14:textId="77777777" w:rsidR="007403CD" w:rsidRPr="007403CD" w:rsidRDefault="00000000" w:rsidP="007403CD">
      <w:pPr>
        <w:rPr>
          <w:rFonts w:hint="eastAsia"/>
        </w:rPr>
      </w:pPr>
      <w:r>
        <w:pict w14:anchorId="400412F5">
          <v:rect id="_x0000_i1025" style="width:0;height:1.5pt" o:hralign="center" o:hrstd="t" o:hr="t" fillcolor="#a0a0a0" stroked="f"/>
        </w:pict>
      </w:r>
    </w:p>
    <w:p w14:paraId="4BF1E73B" w14:textId="77777777" w:rsidR="007403CD" w:rsidRPr="007403CD" w:rsidRDefault="007403CD" w:rsidP="007403CD">
      <w:pPr>
        <w:rPr>
          <w:rFonts w:hint="eastAsia"/>
          <w:b/>
          <w:bCs/>
        </w:rPr>
      </w:pPr>
      <w:r w:rsidRPr="007403CD">
        <w:rPr>
          <w:rFonts w:ascii="Segoe UI Emoji" w:hAnsi="Segoe UI Emoji" w:cs="Segoe UI Emoji"/>
          <w:b/>
          <w:bCs/>
        </w:rPr>
        <w:t>✅</w:t>
      </w:r>
      <w:r w:rsidRPr="007403CD">
        <w:rPr>
          <w:b/>
          <w:bCs/>
        </w:rPr>
        <w:t xml:space="preserve"> 多目标预测 LSTM 模型（</w:t>
      </w:r>
      <w:proofErr w:type="spellStart"/>
      <w:r w:rsidRPr="007403CD">
        <w:rPr>
          <w:b/>
          <w:bCs/>
        </w:rPr>
        <w:t>PyTorch</w:t>
      </w:r>
      <w:proofErr w:type="spellEnd"/>
      <w:r w:rsidRPr="007403CD">
        <w:rPr>
          <w:b/>
          <w:bCs/>
        </w:rPr>
        <w:t>）</w:t>
      </w:r>
    </w:p>
    <w:p w14:paraId="1A409229" w14:textId="77777777" w:rsidR="007403CD" w:rsidRPr="007403CD" w:rsidRDefault="007403CD" w:rsidP="007403CD">
      <w:pPr>
        <w:rPr>
          <w:rFonts w:hint="eastAsia"/>
        </w:rPr>
      </w:pPr>
      <w:r w:rsidRPr="007403CD">
        <w:t>import torch</w:t>
      </w:r>
    </w:p>
    <w:p w14:paraId="3A33EC90" w14:textId="77777777" w:rsidR="007403CD" w:rsidRPr="007403CD" w:rsidRDefault="007403CD" w:rsidP="007403CD">
      <w:pPr>
        <w:rPr>
          <w:rFonts w:hint="eastAsia"/>
        </w:rPr>
      </w:pPr>
      <w:r w:rsidRPr="007403CD">
        <w:t xml:space="preserve">import </w:t>
      </w:r>
      <w:proofErr w:type="spellStart"/>
      <w:proofErr w:type="gramStart"/>
      <w:r w:rsidRPr="007403CD">
        <w:t>torch.nn</w:t>
      </w:r>
      <w:proofErr w:type="spellEnd"/>
      <w:proofErr w:type="gramEnd"/>
      <w:r w:rsidRPr="007403CD">
        <w:t xml:space="preserve"> as </w:t>
      </w:r>
      <w:proofErr w:type="spellStart"/>
      <w:r w:rsidRPr="007403CD">
        <w:t>nn</w:t>
      </w:r>
      <w:proofErr w:type="spellEnd"/>
    </w:p>
    <w:p w14:paraId="75071698" w14:textId="77777777" w:rsidR="007403CD" w:rsidRPr="007403CD" w:rsidRDefault="007403CD" w:rsidP="007403CD">
      <w:pPr>
        <w:rPr>
          <w:rFonts w:hint="eastAsia"/>
        </w:rPr>
      </w:pPr>
      <w:r w:rsidRPr="007403CD">
        <w:t xml:space="preserve">from </w:t>
      </w:r>
      <w:proofErr w:type="spellStart"/>
      <w:proofErr w:type="gramStart"/>
      <w:r w:rsidRPr="007403CD">
        <w:t>torch.utils</w:t>
      </w:r>
      <w:proofErr w:type="gramEnd"/>
      <w:r w:rsidRPr="007403CD">
        <w:t>.data</w:t>
      </w:r>
      <w:proofErr w:type="spellEnd"/>
      <w:r w:rsidRPr="007403CD">
        <w:t xml:space="preserve"> import Dataset, </w:t>
      </w:r>
      <w:proofErr w:type="spellStart"/>
      <w:r w:rsidRPr="007403CD">
        <w:t>DataLoader</w:t>
      </w:r>
      <w:proofErr w:type="spellEnd"/>
    </w:p>
    <w:p w14:paraId="2BFAAD98" w14:textId="77777777" w:rsidR="007403CD" w:rsidRPr="007403CD" w:rsidRDefault="007403CD" w:rsidP="007403CD">
      <w:pPr>
        <w:rPr>
          <w:rFonts w:hint="eastAsia"/>
        </w:rPr>
      </w:pPr>
      <w:r w:rsidRPr="007403CD">
        <w:t xml:space="preserve">import </w:t>
      </w:r>
      <w:proofErr w:type="spellStart"/>
      <w:r w:rsidRPr="007403CD">
        <w:t>numpy</w:t>
      </w:r>
      <w:proofErr w:type="spellEnd"/>
      <w:r w:rsidRPr="007403CD">
        <w:t xml:space="preserve"> as np</w:t>
      </w:r>
    </w:p>
    <w:p w14:paraId="4AE27B1B" w14:textId="77777777" w:rsidR="007403CD" w:rsidRPr="00AA7A40" w:rsidRDefault="007403CD" w:rsidP="007403CD">
      <w:pPr>
        <w:rPr>
          <w:rFonts w:hint="eastAsia"/>
        </w:rPr>
      </w:pPr>
    </w:p>
    <w:p w14:paraId="6D99A14F" w14:textId="77777777" w:rsidR="007403CD" w:rsidRPr="007403CD" w:rsidRDefault="007403CD" w:rsidP="007403CD">
      <w:pPr>
        <w:rPr>
          <w:rFonts w:hint="eastAsia"/>
        </w:rPr>
      </w:pPr>
      <w:r w:rsidRPr="007403CD">
        <w:t># ==== 1. 构造数据集 ====</w:t>
      </w:r>
    </w:p>
    <w:p w14:paraId="39CE401F" w14:textId="77777777" w:rsidR="007403CD" w:rsidRPr="007403CD" w:rsidRDefault="007403CD" w:rsidP="007403CD">
      <w:pPr>
        <w:rPr>
          <w:rFonts w:hint="eastAsia"/>
        </w:rPr>
      </w:pPr>
    </w:p>
    <w:p w14:paraId="387EB8CF" w14:textId="77777777" w:rsidR="007403CD" w:rsidRPr="007403CD" w:rsidRDefault="007403CD" w:rsidP="007403CD">
      <w:pPr>
        <w:rPr>
          <w:rFonts w:hint="eastAsia"/>
        </w:rPr>
      </w:pPr>
      <w:r w:rsidRPr="007403CD">
        <w:t xml:space="preserve">class </w:t>
      </w:r>
      <w:proofErr w:type="spellStart"/>
      <w:proofErr w:type="gramStart"/>
      <w:r w:rsidRPr="007403CD">
        <w:t>TimeSeriesDataset</w:t>
      </w:r>
      <w:proofErr w:type="spellEnd"/>
      <w:r w:rsidRPr="007403CD">
        <w:t>(</w:t>
      </w:r>
      <w:proofErr w:type="gramEnd"/>
      <w:r w:rsidRPr="007403CD">
        <w:t>Dataset):</w:t>
      </w:r>
    </w:p>
    <w:p w14:paraId="7084A4FA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def __</w:t>
      </w:r>
      <w:proofErr w:type="spellStart"/>
      <w:r w:rsidRPr="007403CD">
        <w:t>init</w:t>
      </w:r>
      <w:proofErr w:type="spellEnd"/>
      <w:r w:rsidRPr="007403CD">
        <w:t>_</w:t>
      </w:r>
      <w:proofErr w:type="gramStart"/>
      <w:r w:rsidRPr="007403CD">
        <w:t>_(</w:t>
      </w:r>
      <w:proofErr w:type="gramEnd"/>
      <w:r w:rsidRPr="007403CD">
        <w:t xml:space="preserve">self, data, </w:t>
      </w:r>
      <w:proofErr w:type="spellStart"/>
      <w:r w:rsidRPr="007403CD">
        <w:t>input_len</w:t>
      </w:r>
      <w:proofErr w:type="spellEnd"/>
      <w:r w:rsidRPr="007403CD">
        <w:t xml:space="preserve">, </w:t>
      </w:r>
      <w:proofErr w:type="spellStart"/>
      <w:r w:rsidRPr="007403CD">
        <w:t>output_len</w:t>
      </w:r>
      <w:proofErr w:type="spellEnd"/>
      <w:r w:rsidRPr="007403CD">
        <w:t>):</w:t>
      </w:r>
    </w:p>
    <w:p w14:paraId="2BBA0B79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"""</w:t>
      </w:r>
    </w:p>
    <w:p w14:paraId="1B56F627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data: 一维时间序列 (</w:t>
      </w:r>
      <w:proofErr w:type="spellStart"/>
      <w:r w:rsidRPr="007403CD">
        <w:t>numpy</w:t>
      </w:r>
      <w:proofErr w:type="spellEnd"/>
      <w:r w:rsidRPr="007403CD">
        <w:t xml:space="preserve"> array)</w:t>
      </w:r>
    </w:p>
    <w:p w14:paraId="722DFDC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input_len</w:t>
      </w:r>
      <w:proofErr w:type="spellEnd"/>
      <w:r w:rsidRPr="007403CD">
        <w:t>: 输入序列长度 (窗口大小)</w:t>
      </w:r>
    </w:p>
    <w:p w14:paraId="696E6DD3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output_len</w:t>
      </w:r>
      <w:proofErr w:type="spellEnd"/>
      <w:r w:rsidRPr="007403CD">
        <w:t>: 预测的步数</w:t>
      </w:r>
    </w:p>
    <w:p w14:paraId="4C781516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"""</w:t>
      </w:r>
    </w:p>
    <w:p w14:paraId="35CDDA3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self.X</w:t>
      </w:r>
      <w:proofErr w:type="spellEnd"/>
      <w:r w:rsidRPr="007403CD">
        <w:t xml:space="preserve"> = []</w:t>
      </w:r>
    </w:p>
    <w:p w14:paraId="353A298E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proofErr w:type="gramStart"/>
      <w:r w:rsidRPr="007403CD">
        <w:t>self.y</w:t>
      </w:r>
      <w:proofErr w:type="spellEnd"/>
      <w:proofErr w:type="gramEnd"/>
      <w:r w:rsidRPr="007403CD">
        <w:t xml:space="preserve"> = []</w:t>
      </w:r>
    </w:p>
    <w:p w14:paraId="13590CC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for </w:t>
      </w:r>
      <w:proofErr w:type="spellStart"/>
      <w:r w:rsidRPr="007403CD">
        <w:t>i</w:t>
      </w:r>
      <w:proofErr w:type="spellEnd"/>
      <w:r w:rsidRPr="007403CD">
        <w:t xml:space="preserve"> in range(</w:t>
      </w:r>
      <w:proofErr w:type="spellStart"/>
      <w:r w:rsidRPr="007403CD">
        <w:t>len</w:t>
      </w:r>
      <w:proofErr w:type="spellEnd"/>
      <w:r w:rsidRPr="007403CD">
        <w:t xml:space="preserve">(data) - </w:t>
      </w:r>
      <w:proofErr w:type="spellStart"/>
      <w:r w:rsidRPr="007403CD">
        <w:t>input_len</w:t>
      </w:r>
      <w:proofErr w:type="spellEnd"/>
      <w:r w:rsidRPr="007403CD">
        <w:t xml:space="preserve"> - </w:t>
      </w:r>
      <w:proofErr w:type="spellStart"/>
      <w:r w:rsidRPr="007403CD">
        <w:t>output_len</w:t>
      </w:r>
      <w:proofErr w:type="spellEnd"/>
      <w:r w:rsidRPr="007403CD">
        <w:t>):</w:t>
      </w:r>
    </w:p>
    <w:p w14:paraId="5A4CAA47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self.X.append</w:t>
      </w:r>
      <w:proofErr w:type="spellEnd"/>
      <w:r w:rsidRPr="007403CD">
        <w:t>(data[</w:t>
      </w:r>
      <w:proofErr w:type="spellStart"/>
      <w:r w:rsidRPr="007403CD">
        <w:t>i:i+input_len</w:t>
      </w:r>
      <w:proofErr w:type="spellEnd"/>
      <w:r w:rsidRPr="007403CD">
        <w:t>])</w:t>
      </w:r>
    </w:p>
    <w:p w14:paraId="4A2D3A29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self.y.append</w:t>
      </w:r>
      <w:proofErr w:type="spellEnd"/>
      <w:r w:rsidRPr="007403CD">
        <w:t>(data[</w:t>
      </w:r>
      <w:proofErr w:type="spellStart"/>
      <w:r w:rsidRPr="007403CD">
        <w:t>i+input_len:i+input_len+output_len</w:t>
      </w:r>
      <w:proofErr w:type="spellEnd"/>
      <w:r w:rsidRPr="007403CD">
        <w:t>])</w:t>
      </w:r>
    </w:p>
    <w:p w14:paraId="441D24F7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self.X</w:t>
      </w:r>
      <w:proofErr w:type="spellEnd"/>
      <w:r w:rsidRPr="007403CD">
        <w:t xml:space="preserve"> = </w:t>
      </w:r>
      <w:proofErr w:type="spellStart"/>
      <w:r w:rsidRPr="007403CD">
        <w:t>torch.tensor</w:t>
      </w:r>
      <w:proofErr w:type="spellEnd"/>
      <w:r w:rsidRPr="007403CD">
        <w:t>(</w:t>
      </w:r>
      <w:proofErr w:type="spellStart"/>
      <w:r w:rsidRPr="007403CD">
        <w:t>self.X</w:t>
      </w:r>
      <w:proofErr w:type="spellEnd"/>
      <w:r w:rsidRPr="007403CD">
        <w:t xml:space="preserve">, </w:t>
      </w:r>
      <w:proofErr w:type="spellStart"/>
      <w:r w:rsidRPr="007403CD">
        <w:t>dtype</w:t>
      </w:r>
      <w:proofErr w:type="spellEnd"/>
      <w:r w:rsidRPr="007403CD">
        <w:t>=torch.float32).</w:t>
      </w:r>
      <w:proofErr w:type="spellStart"/>
      <w:r w:rsidRPr="007403CD">
        <w:t>unsqueeze</w:t>
      </w:r>
      <w:proofErr w:type="spellEnd"/>
      <w:r w:rsidRPr="007403CD">
        <w:t xml:space="preserve">(-1)  # shape: (samples, </w:t>
      </w:r>
      <w:proofErr w:type="spellStart"/>
      <w:r w:rsidRPr="007403CD">
        <w:t>input_len</w:t>
      </w:r>
      <w:proofErr w:type="spellEnd"/>
      <w:r w:rsidRPr="007403CD">
        <w:t>, 1)</w:t>
      </w:r>
    </w:p>
    <w:p w14:paraId="2D1FEB0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self.y</w:t>
      </w:r>
      <w:proofErr w:type="spellEnd"/>
      <w:r w:rsidRPr="007403CD">
        <w:t xml:space="preserve"> = </w:t>
      </w:r>
      <w:proofErr w:type="spellStart"/>
      <w:r w:rsidRPr="007403CD">
        <w:t>torch.tensor</w:t>
      </w:r>
      <w:proofErr w:type="spellEnd"/>
      <w:r w:rsidRPr="007403CD">
        <w:t>(</w:t>
      </w:r>
      <w:proofErr w:type="spellStart"/>
      <w:r w:rsidRPr="007403CD">
        <w:t>self.y</w:t>
      </w:r>
      <w:proofErr w:type="spellEnd"/>
      <w:r w:rsidRPr="007403CD">
        <w:t xml:space="preserve">, </w:t>
      </w:r>
      <w:proofErr w:type="spellStart"/>
      <w:r w:rsidRPr="007403CD">
        <w:t>dtype</w:t>
      </w:r>
      <w:proofErr w:type="spellEnd"/>
      <w:r w:rsidRPr="007403CD">
        <w:t xml:space="preserve">=torch.float32)                # shape: (samples, </w:t>
      </w:r>
      <w:proofErr w:type="spellStart"/>
      <w:r w:rsidRPr="007403CD">
        <w:t>output_len</w:t>
      </w:r>
      <w:proofErr w:type="spellEnd"/>
      <w:r w:rsidRPr="007403CD">
        <w:t>)</w:t>
      </w:r>
    </w:p>
    <w:p w14:paraId="3C892AF6" w14:textId="77777777" w:rsidR="007403CD" w:rsidRPr="007403CD" w:rsidRDefault="007403CD" w:rsidP="007403CD">
      <w:pPr>
        <w:rPr>
          <w:rFonts w:hint="eastAsia"/>
        </w:rPr>
      </w:pPr>
    </w:p>
    <w:p w14:paraId="75420604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def __</w:t>
      </w:r>
      <w:proofErr w:type="spellStart"/>
      <w:r w:rsidRPr="007403CD">
        <w:t>len</w:t>
      </w:r>
      <w:proofErr w:type="spellEnd"/>
      <w:r w:rsidRPr="007403CD">
        <w:t>__(self):</w:t>
      </w:r>
    </w:p>
    <w:p w14:paraId="00EDC1D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return </w:t>
      </w:r>
      <w:proofErr w:type="spellStart"/>
      <w:r w:rsidRPr="007403CD">
        <w:t>len</w:t>
      </w:r>
      <w:proofErr w:type="spellEnd"/>
      <w:r w:rsidRPr="007403CD">
        <w:t>(</w:t>
      </w:r>
      <w:proofErr w:type="spellStart"/>
      <w:r w:rsidRPr="007403CD">
        <w:t>self.X</w:t>
      </w:r>
      <w:proofErr w:type="spellEnd"/>
      <w:r w:rsidRPr="007403CD">
        <w:t>)</w:t>
      </w:r>
    </w:p>
    <w:p w14:paraId="3C3113DE" w14:textId="77777777" w:rsidR="007403CD" w:rsidRPr="007403CD" w:rsidRDefault="007403CD" w:rsidP="007403CD">
      <w:pPr>
        <w:rPr>
          <w:rFonts w:hint="eastAsia"/>
        </w:rPr>
      </w:pPr>
    </w:p>
    <w:p w14:paraId="41D3F42E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def __</w:t>
      </w:r>
      <w:proofErr w:type="spellStart"/>
      <w:r w:rsidRPr="007403CD">
        <w:t>getitem</w:t>
      </w:r>
      <w:proofErr w:type="spellEnd"/>
      <w:r w:rsidRPr="007403CD">
        <w:t xml:space="preserve">__(self, </w:t>
      </w:r>
      <w:proofErr w:type="spellStart"/>
      <w:r w:rsidRPr="007403CD">
        <w:t>idx</w:t>
      </w:r>
      <w:proofErr w:type="spellEnd"/>
      <w:r w:rsidRPr="007403CD">
        <w:t>):</w:t>
      </w:r>
    </w:p>
    <w:p w14:paraId="7B4B676B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return </w:t>
      </w:r>
      <w:proofErr w:type="spellStart"/>
      <w:r w:rsidRPr="007403CD">
        <w:t>self.X</w:t>
      </w:r>
      <w:proofErr w:type="spellEnd"/>
      <w:r w:rsidRPr="007403CD">
        <w:t>[</w:t>
      </w:r>
      <w:proofErr w:type="spellStart"/>
      <w:r w:rsidRPr="007403CD">
        <w:t>idx</w:t>
      </w:r>
      <w:proofErr w:type="spellEnd"/>
      <w:r w:rsidRPr="007403CD">
        <w:t xml:space="preserve">], </w:t>
      </w:r>
      <w:proofErr w:type="spellStart"/>
      <w:r w:rsidRPr="007403CD">
        <w:t>self.y</w:t>
      </w:r>
      <w:proofErr w:type="spellEnd"/>
      <w:r w:rsidRPr="007403CD">
        <w:t>[</w:t>
      </w:r>
      <w:proofErr w:type="spellStart"/>
      <w:r w:rsidRPr="007403CD">
        <w:t>idx</w:t>
      </w:r>
      <w:proofErr w:type="spellEnd"/>
      <w:r w:rsidRPr="007403CD">
        <w:t>]</w:t>
      </w:r>
    </w:p>
    <w:p w14:paraId="16CB647E" w14:textId="77777777" w:rsidR="007403CD" w:rsidRPr="007403CD" w:rsidRDefault="007403CD" w:rsidP="007403CD">
      <w:pPr>
        <w:rPr>
          <w:rFonts w:hint="eastAsia"/>
        </w:rPr>
      </w:pPr>
    </w:p>
    <w:p w14:paraId="13DAE98D" w14:textId="77777777" w:rsidR="007403CD" w:rsidRPr="007403CD" w:rsidRDefault="007403CD" w:rsidP="007403CD">
      <w:pPr>
        <w:rPr>
          <w:rFonts w:hint="eastAsia"/>
        </w:rPr>
      </w:pPr>
    </w:p>
    <w:p w14:paraId="503E8D67" w14:textId="77777777" w:rsidR="007403CD" w:rsidRPr="007403CD" w:rsidRDefault="007403CD" w:rsidP="007403CD">
      <w:pPr>
        <w:rPr>
          <w:rFonts w:hint="eastAsia"/>
        </w:rPr>
      </w:pPr>
      <w:r w:rsidRPr="007403CD">
        <w:t># ==== 2. 定义模型 ====</w:t>
      </w:r>
    </w:p>
    <w:p w14:paraId="0AC397B1" w14:textId="77777777" w:rsidR="007403CD" w:rsidRPr="007403CD" w:rsidRDefault="007403CD" w:rsidP="007403CD">
      <w:pPr>
        <w:rPr>
          <w:rFonts w:hint="eastAsia"/>
        </w:rPr>
      </w:pPr>
    </w:p>
    <w:p w14:paraId="0C9F0AAA" w14:textId="77777777" w:rsidR="007403CD" w:rsidRPr="007403CD" w:rsidRDefault="007403CD" w:rsidP="007403CD">
      <w:pPr>
        <w:rPr>
          <w:rFonts w:hint="eastAsia"/>
        </w:rPr>
      </w:pPr>
      <w:r w:rsidRPr="007403CD">
        <w:t xml:space="preserve">class </w:t>
      </w:r>
      <w:proofErr w:type="spellStart"/>
      <w:r w:rsidRPr="007403CD">
        <w:t>MultiStepLSTM</w:t>
      </w:r>
      <w:proofErr w:type="spellEnd"/>
      <w:r w:rsidRPr="007403CD">
        <w:t>(</w:t>
      </w:r>
      <w:proofErr w:type="spellStart"/>
      <w:r w:rsidRPr="007403CD">
        <w:t>nn.Module</w:t>
      </w:r>
      <w:proofErr w:type="spellEnd"/>
      <w:r w:rsidRPr="007403CD">
        <w:t>):</w:t>
      </w:r>
    </w:p>
    <w:p w14:paraId="4C68D96C" w14:textId="77777777" w:rsidR="007403CD" w:rsidRPr="007403CD" w:rsidRDefault="007403CD" w:rsidP="007403CD">
      <w:pPr>
        <w:rPr>
          <w:rFonts w:hint="eastAsia"/>
        </w:rPr>
      </w:pPr>
      <w:r w:rsidRPr="007403CD">
        <w:lastRenderedPageBreak/>
        <w:t xml:space="preserve">    def __</w:t>
      </w:r>
      <w:proofErr w:type="spellStart"/>
      <w:r w:rsidRPr="007403CD">
        <w:t>init</w:t>
      </w:r>
      <w:proofErr w:type="spellEnd"/>
      <w:r w:rsidRPr="007403CD">
        <w:t xml:space="preserve">__(self, </w:t>
      </w:r>
      <w:proofErr w:type="spellStart"/>
      <w:r w:rsidRPr="007403CD">
        <w:t>input_size</w:t>
      </w:r>
      <w:proofErr w:type="spellEnd"/>
      <w:r w:rsidRPr="007403CD">
        <w:t xml:space="preserve">=1, </w:t>
      </w:r>
      <w:proofErr w:type="spellStart"/>
      <w:r w:rsidRPr="007403CD">
        <w:t>hidden_size</w:t>
      </w:r>
      <w:proofErr w:type="spellEnd"/>
      <w:r w:rsidRPr="007403CD">
        <w:t xml:space="preserve">=64, </w:t>
      </w:r>
      <w:proofErr w:type="spellStart"/>
      <w:r w:rsidRPr="007403CD">
        <w:t>num_layers</w:t>
      </w:r>
      <w:proofErr w:type="spellEnd"/>
      <w:r w:rsidRPr="007403CD">
        <w:t xml:space="preserve">=2, </w:t>
      </w:r>
      <w:proofErr w:type="spellStart"/>
      <w:r w:rsidRPr="007403CD">
        <w:t>output_len</w:t>
      </w:r>
      <w:proofErr w:type="spellEnd"/>
      <w:r w:rsidRPr="007403CD">
        <w:t>=7):</w:t>
      </w:r>
    </w:p>
    <w:p w14:paraId="6D69F0E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super(</w:t>
      </w:r>
      <w:proofErr w:type="spellStart"/>
      <w:r w:rsidRPr="007403CD">
        <w:t>MultiStepLSTM</w:t>
      </w:r>
      <w:proofErr w:type="spellEnd"/>
      <w:r w:rsidRPr="007403CD">
        <w:t>, self).__</w:t>
      </w:r>
      <w:proofErr w:type="spellStart"/>
      <w:r w:rsidRPr="007403CD">
        <w:t>init</w:t>
      </w:r>
      <w:proofErr w:type="spellEnd"/>
      <w:r w:rsidRPr="007403CD">
        <w:t>__()</w:t>
      </w:r>
    </w:p>
    <w:p w14:paraId="144AD01E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self.lstm</w:t>
      </w:r>
      <w:proofErr w:type="spellEnd"/>
      <w:r w:rsidRPr="007403CD">
        <w:t xml:space="preserve"> = </w:t>
      </w:r>
      <w:proofErr w:type="spellStart"/>
      <w:r w:rsidRPr="007403CD">
        <w:t>nn.LSTM</w:t>
      </w:r>
      <w:proofErr w:type="spellEnd"/>
      <w:r w:rsidRPr="007403CD">
        <w:t>(</w:t>
      </w:r>
      <w:proofErr w:type="spellStart"/>
      <w:r w:rsidRPr="007403CD">
        <w:t>input_size</w:t>
      </w:r>
      <w:proofErr w:type="spellEnd"/>
      <w:r w:rsidRPr="007403CD">
        <w:t xml:space="preserve">, </w:t>
      </w:r>
      <w:proofErr w:type="spellStart"/>
      <w:r w:rsidRPr="007403CD">
        <w:t>hidden_size</w:t>
      </w:r>
      <w:proofErr w:type="spellEnd"/>
      <w:r w:rsidRPr="007403CD">
        <w:t xml:space="preserve">, </w:t>
      </w:r>
      <w:proofErr w:type="spellStart"/>
      <w:r w:rsidRPr="007403CD">
        <w:t>num_layers</w:t>
      </w:r>
      <w:proofErr w:type="spellEnd"/>
      <w:r w:rsidRPr="007403CD">
        <w:t xml:space="preserve">, </w:t>
      </w:r>
      <w:proofErr w:type="spellStart"/>
      <w:r w:rsidRPr="007403CD">
        <w:t>batch_first</w:t>
      </w:r>
      <w:proofErr w:type="spellEnd"/>
      <w:r w:rsidRPr="007403CD">
        <w:t>=True)</w:t>
      </w:r>
    </w:p>
    <w:p w14:paraId="151EC36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self.linear</w:t>
      </w:r>
      <w:proofErr w:type="spellEnd"/>
      <w:r w:rsidRPr="007403CD">
        <w:t xml:space="preserve"> = </w:t>
      </w:r>
      <w:proofErr w:type="spellStart"/>
      <w:r w:rsidRPr="007403CD">
        <w:t>nn.Linear</w:t>
      </w:r>
      <w:proofErr w:type="spellEnd"/>
      <w:r w:rsidRPr="007403CD">
        <w:t>(</w:t>
      </w:r>
      <w:proofErr w:type="spellStart"/>
      <w:r w:rsidRPr="007403CD">
        <w:t>hidden_size</w:t>
      </w:r>
      <w:proofErr w:type="spellEnd"/>
      <w:r w:rsidRPr="007403CD">
        <w:t xml:space="preserve">, </w:t>
      </w:r>
      <w:proofErr w:type="spellStart"/>
      <w:r w:rsidRPr="007403CD">
        <w:t>output_len</w:t>
      </w:r>
      <w:proofErr w:type="spellEnd"/>
      <w:r w:rsidRPr="007403CD">
        <w:t>)</w:t>
      </w:r>
    </w:p>
    <w:p w14:paraId="583BECBC" w14:textId="77777777" w:rsidR="007403CD" w:rsidRPr="007403CD" w:rsidRDefault="007403CD" w:rsidP="007403CD">
      <w:pPr>
        <w:rPr>
          <w:rFonts w:hint="eastAsia"/>
        </w:rPr>
      </w:pPr>
    </w:p>
    <w:p w14:paraId="0DF5D4B9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def forward(self, x):</w:t>
      </w:r>
    </w:p>
    <w:p w14:paraId="2AEE6A5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out, _ = </w:t>
      </w:r>
      <w:proofErr w:type="spellStart"/>
      <w:r w:rsidRPr="007403CD">
        <w:t>self.lstm</w:t>
      </w:r>
      <w:proofErr w:type="spellEnd"/>
      <w:r w:rsidRPr="007403CD">
        <w:t xml:space="preserve">(x)                   # out: (batch, </w:t>
      </w:r>
      <w:proofErr w:type="spellStart"/>
      <w:r w:rsidRPr="007403CD">
        <w:t>seq_len</w:t>
      </w:r>
      <w:proofErr w:type="spellEnd"/>
      <w:r w:rsidRPr="007403CD">
        <w:t>, hidden)</w:t>
      </w:r>
    </w:p>
    <w:p w14:paraId="1771663E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out = out[:, -1, :]                     # 取最后一个时间步的输出 (batch, hidden)</w:t>
      </w:r>
    </w:p>
    <w:p w14:paraId="746C109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out = </w:t>
      </w:r>
      <w:proofErr w:type="spellStart"/>
      <w:r w:rsidRPr="007403CD">
        <w:t>self.linear</w:t>
      </w:r>
      <w:proofErr w:type="spellEnd"/>
      <w:r w:rsidRPr="007403CD">
        <w:t xml:space="preserve">(out)                  # 输出 (batch, </w:t>
      </w:r>
      <w:proofErr w:type="spellStart"/>
      <w:r w:rsidRPr="007403CD">
        <w:t>output_len</w:t>
      </w:r>
      <w:proofErr w:type="spellEnd"/>
      <w:r w:rsidRPr="007403CD">
        <w:t>)</w:t>
      </w:r>
    </w:p>
    <w:p w14:paraId="70C485C8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return out</w:t>
      </w:r>
    </w:p>
    <w:p w14:paraId="3E4D3448" w14:textId="77777777" w:rsidR="007403CD" w:rsidRPr="007403CD" w:rsidRDefault="007403CD" w:rsidP="007403CD">
      <w:pPr>
        <w:rPr>
          <w:rFonts w:hint="eastAsia"/>
        </w:rPr>
      </w:pPr>
    </w:p>
    <w:p w14:paraId="32DB73EA" w14:textId="77777777" w:rsidR="007403CD" w:rsidRPr="007403CD" w:rsidRDefault="007403CD" w:rsidP="007403CD">
      <w:pPr>
        <w:rPr>
          <w:rFonts w:hint="eastAsia"/>
        </w:rPr>
      </w:pPr>
    </w:p>
    <w:p w14:paraId="27FAB5F8" w14:textId="77777777" w:rsidR="007403CD" w:rsidRPr="007403CD" w:rsidRDefault="007403CD" w:rsidP="007403CD">
      <w:pPr>
        <w:rPr>
          <w:rFonts w:hint="eastAsia"/>
        </w:rPr>
      </w:pPr>
      <w:r w:rsidRPr="007403CD">
        <w:t># ==== 3. 训练逻辑 ====</w:t>
      </w:r>
    </w:p>
    <w:p w14:paraId="5823BC64" w14:textId="77777777" w:rsidR="007403CD" w:rsidRPr="007403CD" w:rsidRDefault="007403CD" w:rsidP="007403CD">
      <w:pPr>
        <w:rPr>
          <w:rFonts w:hint="eastAsia"/>
        </w:rPr>
      </w:pPr>
    </w:p>
    <w:p w14:paraId="6DFF253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def </w:t>
      </w:r>
      <w:proofErr w:type="spellStart"/>
      <w:r w:rsidRPr="007403CD">
        <w:t>train_model</w:t>
      </w:r>
      <w:proofErr w:type="spellEnd"/>
      <w:r w:rsidRPr="007403CD">
        <w:t xml:space="preserve">(model, </w:t>
      </w:r>
      <w:proofErr w:type="spellStart"/>
      <w:r w:rsidRPr="007403CD">
        <w:t>dataloader</w:t>
      </w:r>
      <w:proofErr w:type="spellEnd"/>
      <w:r w:rsidRPr="007403CD">
        <w:t xml:space="preserve">, epochs=20, </w:t>
      </w:r>
      <w:proofErr w:type="spellStart"/>
      <w:r w:rsidRPr="007403CD">
        <w:t>lr</w:t>
      </w:r>
      <w:proofErr w:type="spellEnd"/>
      <w:r w:rsidRPr="007403CD">
        <w:t>=1e-3):</w:t>
      </w:r>
    </w:p>
    <w:p w14:paraId="704477F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optimizer = </w:t>
      </w:r>
      <w:proofErr w:type="spellStart"/>
      <w:r w:rsidRPr="007403CD">
        <w:t>torch.optim.Adam</w:t>
      </w:r>
      <w:proofErr w:type="spellEnd"/>
      <w:r w:rsidRPr="007403CD">
        <w:t>(</w:t>
      </w:r>
      <w:proofErr w:type="spellStart"/>
      <w:r w:rsidRPr="007403CD">
        <w:t>model.parameters</w:t>
      </w:r>
      <w:proofErr w:type="spellEnd"/>
      <w:r w:rsidRPr="007403CD">
        <w:t xml:space="preserve">(), </w:t>
      </w:r>
      <w:proofErr w:type="spellStart"/>
      <w:r w:rsidRPr="007403CD">
        <w:t>lr</w:t>
      </w:r>
      <w:proofErr w:type="spellEnd"/>
      <w:r w:rsidRPr="007403CD">
        <w:t>=</w:t>
      </w:r>
      <w:proofErr w:type="spellStart"/>
      <w:r w:rsidRPr="007403CD">
        <w:t>lr</w:t>
      </w:r>
      <w:proofErr w:type="spellEnd"/>
      <w:r w:rsidRPr="007403CD">
        <w:t>)</w:t>
      </w:r>
    </w:p>
    <w:p w14:paraId="0DBC153B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</w:t>
      </w:r>
      <w:proofErr w:type="spellStart"/>
      <w:r w:rsidRPr="007403CD">
        <w:t>loss_fn</w:t>
      </w:r>
      <w:proofErr w:type="spellEnd"/>
      <w:r w:rsidRPr="007403CD">
        <w:t xml:space="preserve"> = </w:t>
      </w:r>
      <w:proofErr w:type="spellStart"/>
      <w:r w:rsidRPr="007403CD">
        <w:t>nn.MSELoss</w:t>
      </w:r>
      <w:proofErr w:type="spellEnd"/>
      <w:r w:rsidRPr="007403CD">
        <w:t>()</w:t>
      </w:r>
    </w:p>
    <w:p w14:paraId="038736B4" w14:textId="77777777" w:rsidR="007403CD" w:rsidRPr="007403CD" w:rsidRDefault="007403CD" w:rsidP="007403CD">
      <w:pPr>
        <w:rPr>
          <w:rFonts w:hint="eastAsia"/>
        </w:rPr>
      </w:pPr>
    </w:p>
    <w:p w14:paraId="754A48B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for epoch in range(epochs):</w:t>
      </w:r>
    </w:p>
    <w:p w14:paraId="3DD39C12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</w:t>
      </w:r>
      <w:proofErr w:type="spellStart"/>
      <w:r w:rsidRPr="007403CD">
        <w:t>model.train</w:t>
      </w:r>
      <w:proofErr w:type="spellEnd"/>
      <w:r w:rsidRPr="007403CD">
        <w:t>()</w:t>
      </w:r>
    </w:p>
    <w:p w14:paraId="7A173C6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losses = []</w:t>
      </w:r>
    </w:p>
    <w:p w14:paraId="6875EBED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for </w:t>
      </w:r>
      <w:proofErr w:type="spellStart"/>
      <w:r w:rsidRPr="007403CD">
        <w:t>X_batch</w:t>
      </w:r>
      <w:proofErr w:type="spellEnd"/>
      <w:r w:rsidRPr="007403CD">
        <w:t xml:space="preserve">, </w:t>
      </w:r>
      <w:proofErr w:type="spellStart"/>
      <w:r w:rsidRPr="007403CD">
        <w:t>y_batch</w:t>
      </w:r>
      <w:proofErr w:type="spellEnd"/>
      <w:r w:rsidRPr="007403CD">
        <w:t xml:space="preserve"> in </w:t>
      </w:r>
      <w:proofErr w:type="spellStart"/>
      <w:r w:rsidRPr="007403CD">
        <w:t>dataloader</w:t>
      </w:r>
      <w:proofErr w:type="spellEnd"/>
      <w:r w:rsidRPr="007403CD">
        <w:t>:</w:t>
      </w:r>
    </w:p>
    <w:p w14:paraId="0EE8C422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pred = model(</w:t>
      </w:r>
      <w:proofErr w:type="spellStart"/>
      <w:r w:rsidRPr="007403CD">
        <w:t>X_batch</w:t>
      </w:r>
      <w:proofErr w:type="spellEnd"/>
      <w:r w:rsidRPr="007403CD">
        <w:t>)</w:t>
      </w:r>
    </w:p>
    <w:p w14:paraId="12B90872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loss = </w:t>
      </w:r>
      <w:proofErr w:type="spellStart"/>
      <w:r w:rsidRPr="007403CD">
        <w:t>loss_fn</w:t>
      </w:r>
      <w:proofErr w:type="spellEnd"/>
      <w:r w:rsidRPr="007403CD">
        <w:t xml:space="preserve">(pred, </w:t>
      </w:r>
      <w:proofErr w:type="spellStart"/>
      <w:r w:rsidRPr="007403CD">
        <w:t>y_batch</w:t>
      </w:r>
      <w:proofErr w:type="spellEnd"/>
      <w:r w:rsidRPr="007403CD">
        <w:t>)</w:t>
      </w:r>
    </w:p>
    <w:p w14:paraId="5F85CAD0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optimizer.zero_grad</w:t>
      </w:r>
      <w:proofErr w:type="spellEnd"/>
      <w:r w:rsidRPr="007403CD">
        <w:t>()</w:t>
      </w:r>
    </w:p>
    <w:p w14:paraId="2AC27FC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loss.backward</w:t>
      </w:r>
      <w:proofErr w:type="spellEnd"/>
      <w:r w:rsidRPr="007403CD">
        <w:t>()</w:t>
      </w:r>
    </w:p>
    <w:p w14:paraId="02ABE210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optimizer.step</w:t>
      </w:r>
      <w:proofErr w:type="spellEnd"/>
      <w:r w:rsidRPr="007403CD">
        <w:t>()</w:t>
      </w:r>
    </w:p>
    <w:p w14:paraId="170C3637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    </w:t>
      </w:r>
      <w:proofErr w:type="spellStart"/>
      <w:r w:rsidRPr="007403CD">
        <w:t>losses.append</w:t>
      </w:r>
      <w:proofErr w:type="spellEnd"/>
      <w:r w:rsidRPr="007403CD">
        <w:t>(</w:t>
      </w:r>
      <w:proofErr w:type="spellStart"/>
      <w:r w:rsidRPr="007403CD">
        <w:t>loss.item</w:t>
      </w:r>
      <w:proofErr w:type="spellEnd"/>
      <w:r w:rsidRPr="007403CD">
        <w:t>())</w:t>
      </w:r>
    </w:p>
    <w:p w14:paraId="4A888A83" w14:textId="77777777" w:rsidR="007403CD" w:rsidRPr="007403CD" w:rsidRDefault="007403CD" w:rsidP="007403CD">
      <w:pPr>
        <w:rPr>
          <w:rFonts w:hint="eastAsia"/>
        </w:rPr>
      </w:pPr>
    </w:p>
    <w:p w14:paraId="7336ACB6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    print(</w:t>
      </w:r>
      <w:proofErr w:type="spellStart"/>
      <w:r w:rsidRPr="007403CD">
        <w:t>f"Epoch</w:t>
      </w:r>
      <w:proofErr w:type="spellEnd"/>
      <w:r w:rsidRPr="007403CD">
        <w:t xml:space="preserve"> {epoch+1}/{epochs} - Loss: {</w:t>
      </w:r>
      <w:proofErr w:type="spellStart"/>
      <w:r w:rsidRPr="007403CD">
        <w:t>np.mean</w:t>
      </w:r>
      <w:proofErr w:type="spellEnd"/>
      <w:r w:rsidRPr="007403CD">
        <w:t>(losses):.4f}")</w:t>
      </w:r>
    </w:p>
    <w:p w14:paraId="138CBC41" w14:textId="77777777" w:rsidR="007403CD" w:rsidRPr="007403CD" w:rsidRDefault="007403CD" w:rsidP="007403CD">
      <w:pPr>
        <w:rPr>
          <w:rFonts w:hint="eastAsia"/>
        </w:rPr>
      </w:pPr>
    </w:p>
    <w:p w14:paraId="191EC017" w14:textId="77777777" w:rsidR="007403CD" w:rsidRPr="007403CD" w:rsidRDefault="007403CD" w:rsidP="007403CD">
      <w:pPr>
        <w:rPr>
          <w:rFonts w:hint="eastAsia"/>
        </w:rPr>
      </w:pPr>
      <w:r w:rsidRPr="007403CD">
        <w:t># ==== 4. 测试代码 ====</w:t>
      </w:r>
    </w:p>
    <w:p w14:paraId="4BBBE7DB" w14:textId="77777777" w:rsidR="007403CD" w:rsidRPr="007403CD" w:rsidRDefault="007403CD" w:rsidP="007403CD">
      <w:pPr>
        <w:rPr>
          <w:rFonts w:hint="eastAsia"/>
        </w:rPr>
      </w:pPr>
    </w:p>
    <w:p w14:paraId="02BA8A90" w14:textId="77777777" w:rsidR="007403CD" w:rsidRPr="007403CD" w:rsidRDefault="007403CD" w:rsidP="007403CD">
      <w:pPr>
        <w:rPr>
          <w:rFonts w:hint="eastAsia"/>
        </w:rPr>
      </w:pPr>
      <w:r w:rsidRPr="007403CD">
        <w:t>if __name__ == "__main__":</w:t>
      </w:r>
    </w:p>
    <w:p w14:paraId="49626D29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# 构造虚拟数据</w:t>
      </w:r>
    </w:p>
    <w:p w14:paraId="6002963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t = </w:t>
      </w:r>
      <w:proofErr w:type="spellStart"/>
      <w:r w:rsidRPr="007403CD">
        <w:t>np.linspace</w:t>
      </w:r>
      <w:proofErr w:type="spellEnd"/>
      <w:r w:rsidRPr="007403CD">
        <w:t>(0, 100, 1000)</w:t>
      </w:r>
    </w:p>
    <w:p w14:paraId="5E4A728F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data = </w:t>
      </w:r>
      <w:proofErr w:type="spellStart"/>
      <w:r w:rsidRPr="007403CD">
        <w:t>np.sin</w:t>
      </w:r>
      <w:proofErr w:type="spellEnd"/>
      <w:r w:rsidRPr="007403CD">
        <w:t xml:space="preserve">(t) + 0.1 * </w:t>
      </w:r>
      <w:proofErr w:type="spellStart"/>
      <w:r w:rsidRPr="007403CD">
        <w:t>np.random.randn</w:t>
      </w:r>
      <w:proofErr w:type="spellEnd"/>
      <w:r w:rsidRPr="007403CD">
        <w:t>(1000)</w:t>
      </w:r>
    </w:p>
    <w:p w14:paraId="6919ADF7" w14:textId="77777777" w:rsidR="007403CD" w:rsidRPr="007403CD" w:rsidRDefault="007403CD" w:rsidP="007403CD">
      <w:pPr>
        <w:rPr>
          <w:rFonts w:hint="eastAsia"/>
        </w:rPr>
      </w:pPr>
    </w:p>
    <w:p w14:paraId="1933CAA7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</w:t>
      </w:r>
      <w:proofErr w:type="spellStart"/>
      <w:r w:rsidRPr="007403CD">
        <w:t>input_len</w:t>
      </w:r>
      <w:proofErr w:type="spellEnd"/>
      <w:r w:rsidRPr="007403CD">
        <w:t xml:space="preserve"> = 30   # 过去30步作为输入</w:t>
      </w:r>
    </w:p>
    <w:p w14:paraId="72F22E0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</w:t>
      </w:r>
      <w:proofErr w:type="spellStart"/>
      <w:r w:rsidRPr="007403CD">
        <w:t>output_len</w:t>
      </w:r>
      <w:proofErr w:type="spellEnd"/>
      <w:r w:rsidRPr="007403CD">
        <w:t xml:space="preserve"> = 7   # 预测未来7步</w:t>
      </w:r>
    </w:p>
    <w:p w14:paraId="4FDD8A34" w14:textId="77777777" w:rsidR="007403CD" w:rsidRPr="007403CD" w:rsidRDefault="007403CD" w:rsidP="007403CD">
      <w:pPr>
        <w:rPr>
          <w:rFonts w:hint="eastAsia"/>
        </w:rPr>
      </w:pPr>
    </w:p>
    <w:p w14:paraId="010BD2DF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dataset = </w:t>
      </w:r>
      <w:proofErr w:type="spellStart"/>
      <w:r w:rsidRPr="007403CD">
        <w:t>TimeSeriesDataset</w:t>
      </w:r>
      <w:proofErr w:type="spellEnd"/>
      <w:r w:rsidRPr="007403CD">
        <w:t xml:space="preserve">(data, </w:t>
      </w:r>
      <w:proofErr w:type="spellStart"/>
      <w:r w:rsidRPr="007403CD">
        <w:t>input_len</w:t>
      </w:r>
      <w:proofErr w:type="spellEnd"/>
      <w:r w:rsidRPr="007403CD">
        <w:t xml:space="preserve">, </w:t>
      </w:r>
      <w:proofErr w:type="spellStart"/>
      <w:r w:rsidRPr="007403CD">
        <w:t>output_len</w:t>
      </w:r>
      <w:proofErr w:type="spellEnd"/>
      <w:r w:rsidRPr="007403CD">
        <w:t>)</w:t>
      </w:r>
    </w:p>
    <w:p w14:paraId="3DA570A8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</w:t>
      </w:r>
      <w:proofErr w:type="spellStart"/>
      <w:r w:rsidRPr="007403CD">
        <w:t>dataloader</w:t>
      </w:r>
      <w:proofErr w:type="spellEnd"/>
      <w:r w:rsidRPr="007403CD">
        <w:t xml:space="preserve"> = </w:t>
      </w:r>
      <w:proofErr w:type="spellStart"/>
      <w:r w:rsidRPr="007403CD">
        <w:t>DataLoader</w:t>
      </w:r>
      <w:proofErr w:type="spellEnd"/>
      <w:r w:rsidRPr="007403CD">
        <w:t xml:space="preserve">(dataset, </w:t>
      </w:r>
      <w:proofErr w:type="spellStart"/>
      <w:r w:rsidRPr="007403CD">
        <w:t>batch_size</w:t>
      </w:r>
      <w:proofErr w:type="spellEnd"/>
      <w:r w:rsidRPr="007403CD">
        <w:t>=64, shuffle=True)</w:t>
      </w:r>
    </w:p>
    <w:p w14:paraId="0EDFA6FD" w14:textId="77777777" w:rsidR="007403CD" w:rsidRPr="007403CD" w:rsidRDefault="007403CD" w:rsidP="007403CD">
      <w:pPr>
        <w:rPr>
          <w:rFonts w:hint="eastAsia"/>
        </w:rPr>
      </w:pPr>
    </w:p>
    <w:p w14:paraId="35160191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model = </w:t>
      </w:r>
      <w:proofErr w:type="spellStart"/>
      <w:r w:rsidRPr="007403CD">
        <w:t>MultiStepLSTM</w:t>
      </w:r>
      <w:proofErr w:type="spellEnd"/>
      <w:r w:rsidRPr="007403CD">
        <w:t>(</w:t>
      </w:r>
      <w:proofErr w:type="spellStart"/>
      <w:r w:rsidRPr="007403CD">
        <w:t>input_size</w:t>
      </w:r>
      <w:proofErr w:type="spellEnd"/>
      <w:r w:rsidRPr="007403CD">
        <w:t xml:space="preserve">=1, </w:t>
      </w:r>
      <w:proofErr w:type="spellStart"/>
      <w:r w:rsidRPr="007403CD">
        <w:t>hidden_size</w:t>
      </w:r>
      <w:proofErr w:type="spellEnd"/>
      <w:r w:rsidRPr="007403CD">
        <w:t xml:space="preserve">=64, </w:t>
      </w:r>
      <w:proofErr w:type="spellStart"/>
      <w:r w:rsidRPr="007403CD">
        <w:t>output_len</w:t>
      </w:r>
      <w:proofErr w:type="spellEnd"/>
      <w:r w:rsidRPr="007403CD">
        <w:t>=</w:t>
      </w:r>
      <w:proofErr w:type="spellStart"/>
      <w:r w:rsidRPr="007403CD">
        <w:t>output_len</w:t>
      </w:r>
      <w:proofErr w:type="spellEnd"/>
      <w:r w:rsidRPr="007403CD">
        <w:t>)</w:t>
      </w:r>
    </w:p>
    <w:p w14:paraId="2846E05C" w14:textId="77777777" w:rsidR="007403CD" w:rsidRPr="007403CD" w:rsidRDefault="007403CD" w:rsidP="007403CD">
      <w:pPr>
        <w:rPr>
          <w:rFonts w:hint="eastAsia"/>
        </w:rPr>
      </w:pPr>
      <w:r w:rsidRPr="007403CD">
        <w:t xml:space="preserve">    </w:t>
      </w:r>
      <w:proofErr w:type="spellStart"/>
      <w:r w:rsidRPr="007403CD">
        <w:t>train_model</w:t>
      </w:r>
      <w:proofErr w:type="spellEnd"/>
      <w:r w:rsidRPr="007403CD">
        <w:t xml:space="preserve">(model, </w:t>
      </w:r>
      <w:proofErr w:type="spellStart"/>
      <w:r w:rsidRPr="007403CD">
        <w:t>dataloader</w:t>
      </w:r>
      <w:proofErr w:type="spellEnd"/>
      <w:r w:rsidRPr="007403CD">
        <w:t>, epochs=30)</w:t>
      </w:r>
    </w:p>
    <w:p w14:paraId="4219E43E" w14:textId="77777777" w:rsidR="007403CD" w:rsidRPr="007403CD" w:rsidRDefault="00000000" w:rsidP="007403CD">
      <w:pPr>
        <w:rPr>
          <w:rFonts w:hint="eastAsia"/>
        </w:rPr>
      </w:pPr>
      <w:r>
        <w:pict w14:anchorId="77581153">
          <v:rect id="_x0000_i1026" style="width:0;height:1.5pt" o:hralign="center" o:hrstd="t" o:hr="t" fillcolor="#a0a0a0" stroked="f"/>
        </w:pict>
      </w:r>
    </w:p>
    <w:p w14:paraId="7655E88D" w14:textId="77777777" w:rsidR="007403CD" w:rsidRPr="007403CD" w:rsidRDefault="007403CD" w:rsidP="007403CD">
      <w:pPr>
        <w:rPr>
          <w:rFonts w:hint="eastAsia"/>
          <w:b/>
          <w:bCs/>
        </w:rPr>
      </w:pPr>
      <w:r w:rsidRPr="007403CD">
        <w:rPr>
          <w:rFonts w:ascii="Segoe UI Emoji" w:hAnsi="Segoe UI Emoji" w:cs="Segoe UI Emoji"/>
          <w:b/>
          <w:bCs/>
        </w:rPr>
        <w:t>✅</w:t>
      </w:r>
      <w:r w:rsidRPr="007403CD">
        <w:rPr>
          <w:b/>
          <w:bCs/>
        </w:rPr>
        <w:t xml:space="preserve"> 模型说明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582"/>
      </w:tblGrid>
      <w:tr w:rsidR="007403CD" w:rsidRPr="007403CD" w14:paraId="28A78281" w14:textId="77777777" w:rsidTr="00740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54BE" w14:textId="77777777" w:rsidR="007403CD" w:rsidRPr="007403CD" w:rsidRDefault="007403CD" w:rsidP="007403CD">
            <w:pPr>
              <w:rPr>
                <w:rFonts w:hint="eastAsia"/>
                <w:b/>
                <w:bCs/>
              </w:rPr>
            </w:pPr>
            <w:r w:rsidRPr="007403CD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20AF009" w14:textId="77777777" w:rsidR="007403CD" w:rsidRPr="007403CD" w:rsidRDefault="007403CD" w:rsidP="007403CD">
            <w:pPr>
              <w:rPr>
                <w:rFonts w:hint="eastAsia"/>
                <w:b/>
                <w:bCs/>
              </w:rPr>
            </w:pPr>
            <w:r w:rsidRPr="007403CD">
              <w:rPr>
                <w:b/>
                <w:bCs/>
              </w:rPr>
              <w:t>功能</w:t>
            </w:r>
          </w:p>
        </w:tc>
      </w:tr>
      <w:tr w:rsidR="007403CD" w:rsidRPr="007403CD" w14:paraId="296823E4" w14:textId="77777777" w:rsidTr="0074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64CE" w14:textId="77777777" w:rsidR="007403CD" w:rsidRPr="007403CD" w:rsidRDefault="007403CD" w:rsidP="007403CD">
            <w:pPr>
              <w:rPr>
                <w:rFonts w:hint="eastAsia"/>
              </w:rPr>
            </w:pPr>
            <w:proofErr w:type="spellStart"/>
            <w:r w:rsidRPr="007403CD">
              <w:t>TimeSeriesDataset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19C9" w14:textId="77777777" w:rsidR="007403CD" w:rsidRPr="007403CD" w:rsidRDefault="007403CD" w:rsidP="007403CD">
            <w:pPr>
              <w:rPr>
                <w:rFonts w:hint="eastAsia"/>
              </w:rPr>
            </w:pPr>
            <w:r w:rsidRPr="007403CD">
              <w:t>滑动窗口切分时间序列，生成输入输出对</w:t>
            </w:r>
          </w:p>
        </w:tc>
      </w:tr>
      <w:tr w:rsidR="007403CD" w:rsidRPr="007403CD" w14:paraId="76017C82" w14:textId="77777777" w:rsidTr="0074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9C93" w14:textId="77777777" w:rsidR="007403CD" w:rsidRPr="007403CD" w:rsidRDefault="007403CD" w:rsidP="007403CD">
            <w:pPr>
              <w:rPr>
                <w:rFonts w:hint="eastAsia"/>
              </w:rPr>
            </w:pPr>
            <w:proofErr w:type="spellStart"/>
            <w:r w:rsidRPr="007403CD">
              <w:t>MultiStepLSTM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47676" w14:textId="77777777" w:rsidR="007403CD" w:rsidRPr="007403CD" w:rsidRDefault="007403CD" w:rsidP="007403CD">
            <w:pPr>
              <w:rPr>
                <w:rFonts w:hint="eastAsia"/>
              </w:rPr>
            </w:pPr>
            <w:r w:rsidRPr="007403CD">
              <w:t>使用 LSTM 编码器提取序列特征，最后一时刻输出经过 Linear 映射为多步预测值</w:t>
            </w:r>
          </w:p>
        </w:tc>
      </w:tr>
      <w:tr w:rsidR="007403CD" w:rsidRPr="007403CD" w14:paraId="7BEF83CA" w14:textId="77777777" w:rsidTr="0074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79F1" w14:textId="77777777" w:rsidR="007403CD" w:rsidRPr="007403CD" w:rsidRDefault="007403CD" w:rsidP="007403CD">
            <w:pPr>
              <w:rPr>
                <w:rFonts w:hint="eastAsia"/>
              </w:rPr>
            </w:pPr>
            <w:proofErr w:type="spellStart"/>
            <w:r w:rsidRPr="007403CD">
              <w:t>train_model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EFFD" w14:textId="77777777" w:rsidR="007403CD" w:rsidRPr="007403CD" w:rsidRDefault="007403CD" w:rsidP="007403CD">
            <w:pPr>
              <w:rPr>
                <w:rFonts w:hint="eastAsia"/>
              </w:rPr>
            </w:pPr>
            <w:r w:rsidRPr="007403CD">
              <w:t>标准的 MSE 损失训练流程</w:t>
            </w:r>
          </w:p>
        </w:tc>
      </w:tr>
      <w:tr w:rsidR="007403CD" w:rsidRPr="007403CD" w14:paraId="6D78C9EB" w14:textId="77777777" w:rsidTr="0074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D625" w14:textId="77777777" w:rsidR="007403CD" w:rsidRPr="007403CD" w:rsidRDefault="007403CD" w:rsidP="007403CD">
            <w:pPr>
              <w:rPr>
                <w:rFonts w:hint="eastAsia"/>
              </w:rPr>
            </w:pPr>
            <w:r w:rsidRPr="007403CD">
              <w:t>data</w:t>
            </w:r>
          </w:p>
        </w:tc>
        <w:tc>
          <w:tcPr>
            <w:tcW w:w="0" w:type="auto"/>
            <w:vAlign w:val="center"/>
            <w:hideMark/>
          </w:tcPr>
          <w:p w14:paraId="44E7035C" w14:textId="77777777" w:rsidR="007403CD" w:rsidRPr="007403CD" w:rsidRDefault="007403CD" w:rsidP="007403CD">
            <w:pPr>
              <w:rPr>
                <w:rFonts w:hint="eastAsia"/>
              </w:rPr>
            </w:pPr>
            <w:r w:rsidRPr="007403CD">
              <w:t>用 sin 函数合成的时间序列，可替换为你的实际数据</w:t>
            </w:r>
          </w:p>
        </w:tc>
      </w:tr>
    </w:tbl>
    <w:p w14:paraId="4DE732FB" w14:textId="77777777" w:rsidR="007403CD" w:rsidRPr="007403CD" w:rsidRDefault="00000000" w:rsidP="007403CD">
      <w:pPr>
        <w:rPr>
          <w:rFonts w:hint="eastAsia"/>
        </w:rPr>
      </w:pPr>
      <w:r>
        <w:pict w14:anchorId="089D9292">
          <v:rect id="_x0000_i1027" style="width:0;height:1.5pt" o:hralign="center" o:hrstd="t" o:hr="t" fillcolor="#a0a0a0" stroked="f"/>
        </w:pict>
      </w:r>
    </w:p>
    <w:p w14:paraId="399BB5B4" w14:textId="77777777" w:rsidR="007403CD" w:rsidRPr="007403CD" w:rsidRDefault="007403CD" w:rsidP="007403CD">
      <w:pPr>
        <w:rPr>
          <w:rFonts w:hint="eastAsia"/>
          <w:b/>
          <w:bCs/>
        </w:rPr>
      </w:pPr>
      <w:r w:rsidRPr="007403CD">
        <w:rPr>
          <w:rFonts w:ascii="Segoe UI Emoji" w:hAnsi="Segoe UI Emoji" w:cs="Segoe UI Emoji"/>
          <w:b/>
          <w:bCs/>
        </w:rPr>
        <w:t>✅</w:t>
      </w:r>
      <w:r w:rsidRPr="007403CD">
        <w:rPr>
          <w:b/>
          <w:bCs/>
        </w:rPr>
        <w:t xml:space="preserve"> 如何拓展</w:t>
      </w:r>
    </w:p>
    <w:p w14:paraId="25969129" w14:textId="77777777" w:rsidR="007403CD" w:rsidRPr="007403CD" w:rsidRDefault="007403CD" w:rsidP="007403CD">
      <w:pPr>
        <w:rPr>
          <w:rFonts w:hint="eastAsia"/>
        </w:rPr>
      </w:pPr>
      <w:r w:rsidRPr="007403CD">
        <w:t>你可以：</w:t>
      </w:r>
    </w:p>
    <w:p w14:paraId="1C4B9269" w14:textId="77777777" w:rsidR="007403CD" w:rsidRPr="007403CD" w:rsidRDefault="007403CD" w:rsidP="007403CD">
      <w:pPr>
        <w:numPr>
          <w:ilvl w:val="0"/>
          <w:numId w:val="2"/>
        </w:numPr>
        <w:rPr>
          <w:rFonts w:hint="eastAsia"/>
        </w:rPr>
      </w:pPr>
      <w:r w:rsidRPr="007403CD">
        <w:t xml:space="preserve">替换 LSTM 为 GRU 或 </w:t>
      </w:r>
      <w:proofErr w:type="spellStart"/>
      <w:r w:rsidRPr="007403CD">
        <w:t>TransformerEncoder</w:t>
      </w:r>
      <w:proofErr w:type="spellEnd"/>
    </w:p>
    <w:p w14:paraId="1A3C88AF" w14:textId="77777777" w:rsidR="007403CD" w:rsidRPr="007403CD" w:rsidRDefault="007403CD" w:rsidP="007403CD">
      <w:pPr>
        <w:numPr>
          <w:ilvl w:val="0"/>
          <w:numId w:val="2"/>
        </w:numPr>
        <w:rPr>
          <w:rFonts w:hint="eastAsia"/>
        </w:rPr>
      </w:pPr>
      <w:r w:rsidRPr="007403CD">
        <w:t>加入周期性特征（如星期、时间编码）</w:t>
      </w:r>
    </w:p>
    <w:p w14:paraId="1F546071" w14:textId="77777777" w:rsidR="007403CD" w:rsidRPr="007403CD" w:rsidRDefault="007403CD" w:rsidP="007403CD">
      <w:pPr>
        <w:numPr>
          <w:ilvl w:val="0"/>
          <w:numId w:val="2"/>
        </w:numPr>
        <w:rPr>
          <w:rFonts w:hint="eastAsia"/>
        </w:rPr>
      </w:pPr>
      <w:r w:rsidRPr="007403CD">
        <w:t>使用分位数损失（实现 Pinball Loss）构建置信区间</w:t>
      </w:r>
    </w:p>
    <w:p w14:paraId="030491BE" w14:textId="77777777" w:rsidR="007403CD" w:rsidRPr="007403CD" w:rsidRDefault="007403CD" w:rsidP="007403CD">
      <w:pPr>
        <w:numPr>
          <w:ilvl w:val="0"/>
          <w:numId w:val="2"/>
        </w:numPr>
        <w:rPr>
          <w:rFonts w:hint="eastAsia"/>
        </w:rPr>
      </w:pPr>
      <w:r w:rsidRPr="007403CD">
        <w:t xml:space="preserve">将模型包装为 </w:t>
      </w:r>
      <w:proofErr w:type="spellStart"/>
      <w:r w:rsidRPr="007403CD">
        <w:t>QuantileLSTM</w:t>
      </w:r>
      <w:proofErr w:type="spellEnd"/>
      <w:r w:rsidRPr="007403CD">
        <w:t xml:space="preserve"> 输出多个分位预测值</w:t>
      </w:r>
    </w:p>
    <w:p w14:paraId="6157CC76" w14:textId="77777777" w:rsidR="007403CD" w:rsidRPr="007403CD" w:rsidRDefault="00000000" w:rsidP="007403CD">
      <w:pPr>
        <w:rPr>
          <w:rFonts w:hint="eastAsia"/>
        </w:rPr>
      </w:pPr>
      <w:r>
        <w:pict w14:anchorId="200C906E">
          <v:rect id="_x0000_i1028" style="width:0;height:1.5pt" o:hralign="center" o:hrstd="t" o:hr="t" fillcolor="#a0a0a0" stroked="f"/>
        </w:pict>
      </w:r>
    </w:p>
    <w:p w14:paraId="004BABAE" w14:textId="77777777" w:rsidR="007403CD" w:rsidRPr="007403CD" w:rsidRDefault="007403CD" w:rsidP="007403CD">
      <w:pPr>
        <w:rPr>
          <w:rFonts w:hint="eastAsia"/>
          <w:b/>
          <w:bCs/>
        </w:rPr>
      </w:pPr>
      <w:r w:rsidRPr="007403CD">
        <w:rPr>
          <w:rFonts w:ascii="Segoe UI Emoji" w:hAnsi="Segoe UI Emoji" w:cs="Segoe UI Emoji"/>
          <w:b/>
          <w:bCs/>
        </w:rPr>
        <w:t>✅</w:t>
      </w:r>
      <w:r w:rsidRPr="007403CD">
        <w:rPr>
          <w:b/>
          <w:bCs/>
        </w:rPr>
        <w:t xml:space="preserve"> 下一步建议</w:t>
      </w:r>
    </w:p>
    <w:p w14:paraId="7205F066" w14:textId="77777777" w:rsidR="007403CD" w:rsidRPr="007403CD" w:rsidRDefault="007403CD" w:rsidP="007403CD">
      <w:pPr>
        <w:rPr>
          <w:rFonts w:hint="eastAsia"/>
        </w:rPr>
      </w:pPr>
      <w:r w:rsidRPr="007403CD">
        <w:t>如果你希望：</w:t>
      </w:r>
    </w:p>
    <w:p w14:paraId="68E4701D" w14:textId="77777777" w:rsidR="007403CD" w:rsidRPr="007403CD" w:rsidRDefault="007403CD" w:rsidP="007403CD">
      <w:pPr>
        <w:numPr>
          <w:ilvl w:val="0"/>
          <w:numId w:val="3"/>
        </w:numPr>
        <w:rPr>
          <w:rFonts w:hint="eastAsia"/>
        </w:rPr>
      </w:pPr>
      <w:r w:rsidRPr="007403CD">
        <w:t>将该模型改为支持预测区间（quantile loss）</w:t>
      </w:r>
    </w:p>
    <w:p w14:paraId="1EAE08E4" w14:textId="77777777" w:rsidR="007403CD" w:rsidRPr="007403CD" w:rsidRDefault="007403CD" w:rsidP="007403CD">
      <w:pPr>
        <w:numPr>
          <w:ilvl w:val="0"/>
          <w:numId w:val="3"/>
        </w:numPr>
        <w:rPr>
          <w:rFonts w:hint="eastAsia"/>
        </w:rPr>
      </w:pPr>
      <w:r w:rsidRPr="007403CD">
        <w:t>使用多变量输入（多维时间序列）</w:t>
      </w:r>
    </w:p>
    <w:p w14:paraId="1597CC14" w14:textId="77777777" w:rsidR="007403CD" w:rsidRPr="007403CD" w:rsidRDefault="007403CD" w:rsidP="007403CD">
      <w:pPr>
        <w:numPr>
          <w:ilvl w:val="0"/>
          <w:numId w:val="3"/>
        </w:numPr>
        <w:rPr>
          <w:rFonts w:hint="eastAsia"/>
        </w:rPr>
      </w:pPr>
      <w:r w:rsidRPr="007403CD">
        <w:t>生成预测可视化（曲线 + 区间）</w:t>
      </w:r>
    </w:p>
    <w:p w14:paraId="7B7CC60C" w14:textId="77777777" w:rsidR="007403CD" w:rsidRPr="007403CD" w:rsidRDefault="007403CD" w:rsidP="007403CD">
      <w:pPr>
        <w:rPr>
          <w:rFonts w:hint="eastAsia"/>
        </w:rPr>
      </w:pPr>
      <w:r w:rsidRPr="007403CD">
        <w:t>我都可以帮你继续扩展。你需要我为你添加哪部分？比如“分位数支持”或者“训练数据来自 csv 文件”等？</w:t>
      </w:r>
    </w:p>
    <w:p w14:paraId="28BD91C5" w14:textId="77777777" w:rsidR="007D0F36" w:rsidRDefault="007D0F36">
      <w:pPr>
        <w:rPr>
          <w:rFonts w:hint="eastAsia"/>
        </w:rPr>
      </w:pPr>
    </w:p>
    <w:p w14:paraId="35D1BB3F" w14:textId="77777777" w:rsidR="007403CD" w:rsidRDefault="007403CD">
      <w:pPr>
        <w:rPr>
          <w:rFonts w:hint="eastAsia"/>
        </w:rPr>
      </w:pPr>
    </w:p>
    <w:p w14:paraId="73C0CD73" w14:textId="77777777" w:rsidR="009953AF" w:rsidRPr="009953AF" w:rsidRDefault="009953AF" w:rsidP="009953AF">
      <w:pPr>
        <w:rPr>
          <w:rFonts w:hint="eastAsia"/>
        </w:rPr>
      </w:pPr>
      <w:r w:rsidRPr="009953AF">
        <w:t>这是一个非常关键的问题，尤其当你打算使用**多目标输出（Multi-output）**方式进行时间序列预测时，</w:t>
      </w:r>
      <w:r w:rsidRPr="009953AF">
        <w:rPr>
          <w:b/>
          <w:bCs/>
        </w:rPr>
        <w:t>预测步长（即目标数量）选得好不好，会直接影响精度、泛化能力和训练效率</w:t>
      </w:r>
      <w:r w:rsidRPr="009953AF">
        <w:t>。</w:t>
      </w:r>
    </w:p>
    <w:p w14:paraId="4696A71E" w14:textId="77777777" w:rsidR="009953AF" w:rsidRPr="009953AF" w:rsidRDefault="009953AF" w:rsidP="009953AF">
      <w:pPr>
        <w:rPr>
          <w:rFonts w:hint="eastAsia"/>
        </w:rPr>
      </w:pPr>
      <w:r w:rsidRPr="009953AF">
        <w:t>我来系统性地回答你：</w:t>
      </w:r>
    </w:p>
    <w:p w14:paraId="1C960AEF" w14:textId="77777777" w:rsidR="009953AF" w:rsidRPr="009953AF" w:rsidRDefault="00000000" w:rsidP="009953AF">
      <w:pPr>
        <w:rPr>
          <w:rFonts w:hint="eastAsia"/>
        </w:rPr>
      </w:pPr>
      <w:r>
        <w:pict w14:anchorId="437A3F88">
          <v:rect id="_x0000_i1029" style="width:0;height:1.5pt" o:hralign="center" o:hrstd="t" o:hr="t" fillcolor="#a0a0a0" stroked="f"/>
        </w:pict>
      </w:r>
    </w:p>
    <w:p w14:paraId="432E2EEB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1. 多目标输出数量有没有“硬限制”？</w:t>
      </w:r>
    </w:p>
    <w:p w14:paraId="5DCABAC5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❗</w:t>
      </w:r>
      <w:r w:rsidRPr="009953AF">
        <w:rPr>
          <w:b/>
          <w:bCs/>
        </w:rPr>
        <w:t>硬性限制：</w:t>
      </w:r>
    </w:p>
    <w:p w14:paraId="456C09C2" w14:textId="77777777" w:rsidR="009953AF" w:rsidRPr="009953AF" w:rsidRDefault="009953AF" w:rsidP="009953AF">
      <w:pPr>
        <w:numPr>
          <w:ilvl w:val="0"/>
          <w:numId w:val="4"/>
        </w:numPr>
        <w:rPr>
          <w:rFonts w:hint="eastAsia"/>
        </w:rPr>
      </w:pP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多目标（</w:t>
      </w:r>
      <w:proofErr w:type="spellStart"/>
      <w:r w:rsidRPr="009953AF">
        <w:rPr>
          <w:b/>
          <w:bCs/>
        </w:rPr>
        <w:t>MultiOutputRegressor</w:t>
      </w:r>
      <w:proofErr w:type="spellEnd"/>
      <w:r w:rsidRPr="009953AF">
        <w:rPr>
          <w:b/>
          <w:bCs/>
        </w:rPr>
        <w:t>）模式下：</w:t>
      </w:r>
    </w:p>
    <w:p w14:paraId="5CBF2A6C" w14:textId="77777777" w:rsidR="009953AF" w:rsidRPr="009953AF" w:rsidRDefault="009953AF" w:rsidP="009953AF">
      <w:pPr>
        <w:numPr>
          <w:ilvl w:val="1"/>
          <w:numId w:val="4"/>
        </w:numPr>
        <w:rPr>
          <w:rFonts w:hint="eastAsia"/>
        </w:rPr>
      </w:pPr>
      <w:r w:rsidRPr="009953AF">
        <w:rPr>
          <w:b/>
          <w:bCs/>
        </w:rPr>
        <w:t>没有明确数量上限</w:t>
      </w:r>
      <w:r w:rsidRPr="009953AF">
        <w:t>，但：</w:t>
      </w:r>
    </w:p>
    <w:p w14:paraId="2CCB4DFF" w14:textId="77777777" w:rsidR="009953AF" w:rsidRPr="009953AF" w:rsidRDefault="009953AF" w:rsidP="009953AF">
      <w:pPr>
        <w:numPr>
          <w:ilvl w:val="2"/>
          <w:numId w:val="4"/>
        </w:numPr>
        <w:rPr>
          <w:rFonts w:hint="eastAsia"/>
        </w:rPr>
      </w:pPr>
      <w:r w:rsidRPr="009953AF">
        <w:t>每个目标会训练一个独立的模型（或多个叶子分布），内存开销线性增长</w:t>
      </w:r>
    </w:p>
    <w:p w14:paraId="0E7C0489" w14:textId="77777777" w:rsidR="009953AF" w:rsidRPr="009953AF" w:rsidRDefault="009953AF" w:rsidP="009953AF">
      <w:pPr>
        <w:numPr>
          <w:ilvl w:val="2"/>
          <w:numId w:val="4"/>
        </w:numPr>
        <w:rPr>
          <w:rFonts w:hint="eastAsia"/>
        </w:rPr>
      </w:pPr>
      <w:r w:rsidRPr="009953AF">
        <w:t xml:space="preserve">一般最多预测 </w:t>
      </w:r>
      <w:r w:rsidRPr="009953AF">
        <w:rPr>
          <w:b/>
          <w:bCs/>
        </w:rPr>
        <w:t>几十步是可控的</w:t>
      </w:r>
      <w:r w:rsidRPr="009953AF">
        <w:t>（比如 7～30 步）</w:t>
      </w:r>
    </w:p>
    <w:p w14:paraId="46C6A787" w14:textId="77777777" w:rsidR="009953AF" w:rsidRPr="009953AF" w:rsidRDefault="009953AF" w:rsidP="009953AF">
      <w:pPr>
        <w:numPr>
          <w:ilvl w:val="2"/>
          <w:numId w:val="4"/>
        </w:numPr>
        <w:rPr>
          <w:rFonts w:hint="eastAsia"/>
        </w:rPr>
      </w:pPr>
      <w:r w:rsidRPr="009953AF">
        <w:rPr>
          <w:b/>
          <w:bCs/>
        </w:rPr>
        <w:t>单机内存建议：目标数 × 单模型内存 ≈ 可接受范围</w:t>
      </w:r>
    </w:p>
    <w:p w14:paraId="4E15C2E1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Symbol" w:hAnsi="Segoe UI Symbol" w:cs="Segoe UI Symbol"/>
          <w:b/>
          <w:bCs/>
        </w:rPr>
        <w:t>✔</w:t>
      </w:r>
      <w:r w:rsidRPr="009953AF">
        <w:rPr>
          <w:b/>
          <w:bCs/>
        </w:rPr>
        <w:t xml:space="preserve"> 建议：</w:t>
      </w:r>
    </w:p>
    <w:p w14:paraId="33E20D9A" w14:textId="77777777" w:rsidR="009953AF" w:rsidRPr="009953AF" w:rsidRDefault="009953AF" w:rsidP="009953AF">
      <w:pPr>
        <w:numPr>
          <w:ilvl w:val="0"/>
          <w:numId w:val="5"/>
        </w:numPr>
        <w:rPr>
          <w:rFonts w:hint="eastAsia"/>
        </w:rPr>
      </w:pPr>
      <w:r w:rsidRPr="009953AF">
        <w:rPr>
          <w:b/>
          <w:bCs/>
        </w:rPr>
        <w:t>目标数 &lt; 14～21 步</w:t>
      </w:r>
      <w:r w:rsidRPr="009953AF">
        <w:t>：大多数机器都没问题（预测 1～2 周）</w:t>
      </w:r>
    </w:p>
    <w:p w14:paraId="02309AF3" w14:textId="77777777" w:rsidR="009953AF" w:rsidRPr="009953AF" w:rsidRDefault="009953AF" w:rsidP="009953AF">
      <w:pPr>
        <w:numPr>
          <w:ilvl w:val="0"/>
          <w:numId w:val="5"/>
        </w:numPr>
        <w:rPr>
          <w:rFonts w:hint="eastAsia"/>
        </w:rPr>
      </w:pPr>
      <w:r w:rsidRPr="009953AF">
        <w:rPr>
          <w:b/>
          <w:bCs/>
        </w:rPr>
        <w:t>目标数 &gt; 30 步</w:t>
      </w:r>
      <w:r w:rsidRPr="009953AF">
        <w:t>：建议分段训练、滑窗预测，或考虑 LSTM/Transformer</w:t>
      </w:r>
    </w:p>
    <w:p w14:paraId="1DB51321" w14:textId="77777777" w:rsidR="009953AF" w:rsidRPr="009953AF" w:rsidRDefault="00000000" w:rsidP="009953AF">
      <w:pPr>
        <w:rPr>
          <w:rFonts w:hint="eastAsia"/>
        </w:rPr>
      </w:pPr>
      <w:r>
        <w:lastRenderedPageBreak/>
        <w:pict w14:anchorId="43E42E48">
          <v:rect id="_x0000_i1030" style="width:0;height:1.5pt" o:hralign="center" o:hrstd="t" o:hr="t" fillcolor="#a0a0a0" stroked="f"/>
        </w:pict>
      </w:r>
    </w:p>
    <w:p w14:paraId="46AB8AF8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2. 多目标输出数量选择的依据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307"/>
        <w:gridCol w:w="3726"/>
      </w:tblGrid>
      <w:tr w:rsidR="009953AF" w:rsidRPr="009953AF" w14:paraId="3A3937CC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F1C7E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EF4E3CA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影响说明</w:t>
            </w:r>
          </w:p>
        </w:tc>
        <w:tc>
          <w:tcPr>
            <w:tcW w:w="0" w:type="auto"/>
            <w:vAlign w:val="center"/>
            <w:hideMark/>
          </w:tcPr>
          <w:p w14:paraId="13D3AA4E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建议</w:t>
            </w:r>
          </w:p>
        </w:tc>
      </w:tr>
      <w:tr w:rsidR="009953AF" w:rsidRPr="009953AF" w14:paraId="7FFCC611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4F32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🔢</w:t>
            </w:r>
            <w:r w:rsidRPr="009953AF">
              <w:t xml:space="preserve"> 预测目的</w:t>
            </w:r>
          </w:p>
        </w:tc>
        <w:tc>
          <w:tcPr>
            <w:tcW w:w="0" w:type="auto"/>
            <w:vAlign w:val="center"/>
            <w:hideMark/>
          </w:tcPr>
          <w:p w14:paraId="65D112F2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是预测未来几小时，还是几天？</w:t>
            </w:r>
          </w:p>
        </w:tc>
        <w:tc>
          <w:tcPr>
            <w:tcW w:w="0" w:type="auto"/>
            <w:vAlign w:val="center"/>
            <w:hideMark/>
          </w:tcPr>
          <w:p w14:paraId="20D0A954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明确需求步长 N，做为目标数</w:t>
            </w:r>
          </w:p>
        </w:tc>
      </w:tr>
      <w:tr w:rsidR="009953AF" w:rsidRPr="009953AF" w14:paraId="4CD74F7F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701E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📊</w:t>
            </w:r>
            <w:r w:rsidRPr="009953AF">
              <w:t xml:space="preserve"> 数据量</w:t>
            </w:r>
          </w:p>
        </w:tc>
        <w:tc>
          <w:tcPr>
            <w:tcW w:w="0" w:type="auto"/>
            <w:vAlign w:val="center"/>
            <w:hideMark/>
          </w:tcPr>
          <w:p w14:paraId="12A4DEC8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历史数据足够多才支持更大输出维度</w:t>
            </w:r>
          </w:p>
        </w:tc>
        <w:tc>
          <w:tcPr>
            <w:tcW w:w="0" w:type="auto"/>
            <w:vAlign w:val="center"/>
            <w:hideMark/>
          </w:tcPr>
          <w:p w14:paraId="5A0354C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b/>
                <w:bCs/>
              </w:rPr>
              <w:t>经验值：每个目标点至少需数千训练样本</w:t>
            </w:r>
          </w:p>
        </w:tc>
      </w:tr>
      <w:tr w:rsidR="009953AF" w:rsidRPr="009953AF" w14:paraId="7DD9FC26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9DB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🎯</w:t>
            </w:r>
            <w:r w:rsidRPr="009953AF">
              <w:t xml:space="preserve"> 精度要求</w:t>
            </w:r>
          </w:p>
        </w:tc>
        <w:tc>
          <w:tcPr>
            <w:tcW w:w="0" w:type="auto"/>
            <w:vAlign w:val="center"/>
            <w:hideMark/>
          </w:tcPr>
          <w:p w14:paraId="6DDD5D5C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越长的步数，误差越容易扩大</w:t>
            </w:r>
          </w:p>
        </w:tc>
        <w:tc>
          <w:tcPr>
            <w:tcW w:w="0" w:type="auto"/>
            <w:vAlign w:val="center"/>
            <w:hideMark/>
          </w:tcPr>
          <w:p w14:paraId="60537C72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精度要求高 → 尽量控制在 7～14 步内</w:t>
            </w:r>
          </w:p>
        </w:tc>
      </w:tr>
      <w:tr w:rsidR="009953AF" w:rsidRPr="009953AF" w14:paraId="6018821F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3CBC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🧠</w:t>
            </w:r>
            <w:r w:rsidRPr="009953AF">
              <w:t xml:space="preserve"> 模型能力</w:t>
            </w:r>
          </w:p>
        </w:tc>
        <w:tc>
          <w:tcPr>
            <w:tcW w:w="0" w:type="auto"/>
            <w:vAlign w:val="center"/>
            <w:hideMark/>
          </w:tcPr>
          <w:p w14:paraId="7A45C6BE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Tree 模型不能很好地建模长远依赖</w:t>
            </w:r>
          </w:p>
        </w:tc>
        <w:tc>
          <w:tcPr>
            <w:tcW w:w="0" w:type="auto"/>
            <w:vAlign w:val="center"/>
            <w:hideMark/>
          </w:tcPr>
          <w:p w14:paraId="61E66E0B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超过 30 步建议考虑神经网络结构</w:t>
            </w:r>
          </w:p>
        </w:tc>
      </w:tr>
    </w:tbl>
    <w:p w14:paraId="2744CF35" w14:textId="77777777" w:rsidR="009953AF" w:rsidRPr="009953AF" w:rsidRDefault="00000000" w:rsidP="009953AF">
      <w:pPr>
        <w:rPr>
          <w:rFonts w:hint="eastAsia"/>
        </w:rPr>
      </w:pPr>
      <w:r>
        <w:pict w14:anchorId="23D04CE3">
          <v:rect id="_x0000_i1031" style="width:0;height:1.5pt" o:hralign="center" o:hrstd="t" o:hr="t" fillcolor="#a0a0a0" stroked="f"/>
        </w:pict>
      </w:r>
    </w:p>
    <w:p w14:paraId="15CDE5F8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3. 精度 VS 步长的经验关系（非常重要）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740"/>
        <w:gridCol w:w="4744"/>
      </w:tblGrid>
      <w:tr w:rsidR="009953AF" w:rsidRPr="009953AF" w14:paraId="076D837B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C1A09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目标步数</w:t>
            </w:r>
          </w:p>
        </w:tc>
        <w:tc>
          <w:tcPr>
            <w:tcW w:w="0" w:type="auto"/>
            <w:vAlign w:val="center"/>
            <w:hideMark/>
          </w:tcPr>
          <w:p w14:paraId="607F94EC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精度趋势</w:t>
            </w:r>
          </w:p>
        </w:tc>
        <w:tc>
          <w:tcPr>
            <w:tcW w:w="0" w:type="auto"/>
            <w:vAlign w:val="center"/>
            <w:hideMark/>
          </w:tcPr>
          <w:p w14:paraId="198110C8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适配模型</w:t>
            </w:r>
          </w:p>
        </w:tc>
      </w:tr>
      <w:tr w:rsidR="009953AF" w:rsidRPr="009953AF" w14:paraId="0C7AC6C5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A95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1～5步</w:t>
            </w:r>
          </w:p>
        </w:tc>
        <w:tc>
          <w:tcPr>
            <w:tcW w:w="0" w:type="auto"/>
            <w:vAlign w:val="center"/>
            <w:hideMark/>
          </w:tcPr>
          <w:p w14:paraId="7DC2A6D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精度最优</w:t>
            </w:r>
          </w:p>
        </w:tc>
        <w:tc>
          <w:tcPr>
            <w:tcW w:w="0" w:type="auto"/>
            <w:vAlign w:val="center"/>
            <w:hideMark/>
          </w:tcPr>
          <w:p w14:paraId="2F87EC23" w14:textId="77777777" w:rsidR="009953AF" w:rsidRPr="009953AF" w:rsidRDefault="009953AF" w:rsidP="009953AF">
            <w:pPr>
              <w:rPr>
                <w:rFonts w:hint="eastAsia"/>
              </w:rPr>
            </w:pPr>
            <w:proofErr w:type="spellStart"/>
            <w:r w:rsidRPr="009953AF">
              <w:t>LightGBM</w:t>
            </w:r>
            <w:proofErr w:type="spellEnd"/>
            <w:r w:rsidRPr="009953AF">
              <w:t xml:space="preserve"> / </w:t>
            </w:r>
            <w:proofErr w:type="spellStart"/>
            <w:r w:rsidRPr="009953AF">
              <w:t>XGBoost</w:t>
            </w:r>
            <w:proofErr w:type="spellEnd"/>
            <w:r w:rsidRPr="009953AF">
              <w:t xml:space="preserve"> 非常适合</w:t>
            </w:r>
          </w:p>
        </w:tc>
      </w:tr>
      <w:tr w:rsidR="009953AF" w:rsidRPr="009953AF" w14:paraId="21462CBC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350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5～14步</w:t>
            </w:r>
          </w:p>
        </w:tc>
        <w:tc>
          <w:tcPr>
            <w:tcW w:w="0" w:type="auto"/>
            <w:vAlign w:val="center"/>
            <w:hideMark/>
          </w:tcPr>
          <w:p w14:paraId="6A882A7B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精度略下降，可控</w:t>
            </w:r>
          </w:p>
        </w:tc>
        <w:tc>
          <w:tcPr>
            <w:tcW w:w="0" w:type="auto"/>
            <w:vAlign w:val="center"/>
            <w:hideMark/>
          </w:tcPr>
          <w:p w14:paraId="04D2AD12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推荐 </w:t>
            </w:r>
            <w:proofErr w:type="spellStart"/>
            <w:r w:rsidRPr="009953AF">
              <w:t>MultiOutput</w:t>
            </w:r>
            <w:proofErr w:type="spellEnd"/>
            <w:r w:rsidRPr="009953AF">
              <w:t xml:space="preserve"> + 分位数</w:t>
            </w:r>
          </w:p>
        </w:tc>
      </w:tr>
      <w:tr w:rsidR="009953AF" w:rsidRPr="009953AF" w14:paraId="7F3B16ED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EDA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15～30步</w:t>
            </w:r>
          </w:p>
        </w:tc>
        <w:tc>
          <w:tcPr>
            <w:tcW w:w="0" w:type="auto"/>
            <w:vAlign w:val="center"/>
            <w:hideMark/>
          </w:tcPr>
          <w:p w14:paraId="4F610DB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精度下降明显</w:t>
            </w:r>
          </w:p>
        </w:tc>
        <w:tc>
          <w:tcPr>
            <w:tcW w:w="0" w:type="auto"/>
            <w:vAlign w:val="center"/>
            <w:hideMark/>
          </w:tcPr>
          <w:p w14:paraId="59572534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建议考虑 LSTM / Transformer 或递推式 </w:t>
            </w:r>
            <w:proofErr w:type="spellStart"/>
            <w:r w:rsidRPr="009953AF">
              <w:t>LightGBM</w:t>
            </w:r>
            <w:proofErr w:type="spellEnd"/>
          </w:p>
        </w:tc>
      </w:tr>
      <w:tr w:rsidR="009953AF" w:rsidRPr="009953AF" w14:paraId="28C9930E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768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&gt;30步</w:t>
            </w:r>
          </w:p>
        </w:tc>
        <w:tc>
          <w:tcPr>
            <w:tcW w:w="0" w:type="auto"/>
            <w:vAlign w:val="center"/>
            <w:hideMark/>
          </w:tcPr>
          <w:p w14:paraId="1C2F4A1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高风险/误差爆炸</w:t>
            </w:r>
          </w:p>
        </w:tc>
        <w:tc>
          <w:tcPr>
            <w:tcW w:w="0" w:type="auto"/>
            <w:vAlign w:val="center"/>
            <w:hideMark/>
          </w:tcPr>
          <w:p w14:paraId="5D3A833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更适合深度学习架构（Informer 等）</w:t>
            </w:r>
          </w:p>
        </w:tc>
      </w:tr>
    </w:tbl>
    <w:p w14:paraId="581B3608" w14:textId="77777777" w:rsidR="009953AF" w:rsidRPr="009953AF" w:rsidRDefault="00000000" w:rsidP="009953AF">
      <w:pPr>
        <w:rPr>
          <w:rFonts w:hint="eastAsia"/>
        </w:rPr>
      </w:pPr>
      <w:r>
        <w:pict w14:anchorId="092253F2">
          <v:rect id="_x0000_i1032" style="width:0;height:1.5pt" o:hralign="center" o:hrstd="t" o:hr="t" fillcolor="#a0a0a0" stroked="f"/>
        </w:pict>
      </w:r>
    </w:p>
    <w:p w14:paraId="26F4C8B8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4. 如果目标数很大，有哪些优化建议？</w:t>
      </w:r>
    </w:p>
    <w:p w14:paraId="17C4FF55" w14:textId="77777777" w:rsidR="009953AF" w:rsidRPr="009953AF" w:rsidRDefault="009953AF" w:rsidP="009953AF">
      <w:pPr>
        <w:rPr>
          <w:rFonts w:hint="eastAsia"/>
        </w:rPr>
      </w:pPr>
      <w:r w:rsidRPr="009953AF">
        <w:t xml:space="preserve">如果你一定要预测较长区间（如 30 天），但又想用 </w:t>
      </w:r>
      <w:proofErr w:type="spellStart"/>
      <w:r w:rsidRPr="009953AF">
        <w:t>LightGBM</w:t>
      </w:r>
      <w:proofErr w:type="spellEnd"/>
      <w:r w:rsidRPr="009953AF">
        <w:t>，多目标输出方式可以这样改进：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5994"/>
      </w:tblGrid>
      <w:tr w:rsidR="009953AF" w:rsidRPr="009953AF" w14:paraId="5977113A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141A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15041A71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说明</w:t>
            </w:r>
          </w:p>
        </w:tc>
      </w:tr>
      <w:tr w:rsidR="009953AF" w:rsidRPr="009953AF" w14:paraId="4BB15151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D668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滑动窗口预测多个未来区段</w:t>
            </w:r>
          </w:p>
        </w:tc>
        <w:tc>
          <w:tcPr>
            <w:tcW w:w="0" w:type="auto"/>
            <w:vAlign w:val="center"/>
            <w:hideMark/>
          </w:tcPr>
          <w:p w14:paraId="7E1A22A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每个模型预测 t+1~t+7，再滚动</w:t>
            </w:r>
          </w:p>
        </w:tc>
      </w:tr>
      <w:tr w:rsidR="009953AF" w:rsidRPr="009953AF" w14:paraId="3FB3B2C9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5DA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分段训练多个输出模型</w:t>
            </w:r>
          </w:p>
        </w:tc>
        <w:tc>
          <w:tcPr>
            <w:tcW w:w="0" w:type="auto"/>
            <w:vAlign w:val="center"/>
            <w:hideMark/>
          </w:tcPr>
          <w:p w14:paraId="6CDB9A19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一个模型预测 t+1</w:t>
            </w:r>
            <w:del w:id="0" w:author="Unknown">
              <w:r w:rsidRPr="009953AF">
                <w:delText>t+7，另一个预测 t+8</w:delText>
              </w:r>
            </w:del>
            <w:r w:rsidRPr="009953AF">
              <w:t>t+14 等</w:t>
            </w:r>
          </w:p>
        </w:tc>
      </w:tr>
      <w:tr w:rsidR="009953AF" w:rsidRPr="009953AF" w14:paraId="3298681F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8CA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融合递推式预测</w:t>
            </w:r>
          </w:p>
        </w:tc>
        <w:tc>
          <w:tcPr>
            <w:tcW w:w="0" w:type="auto"/>
            <w:vAlign w:val="center"/>
            <w:hideMark/>
          </w:tcPr>
          <w:p w14:paraId="53C7C9E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前面用直接多目标，后面用滚动推理补足</w:t>
            </w:r>
          </w:p>
        </w:tc>
      </w:tr>
      <w:tr w:rsidR="009953AF" w:rsidRPr="009953AF" w14:paraId="17F58EC7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4D9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异步特征设计</w:t>
            </w:r>
          </w:p>
        </w:tc>
        <w:tc>
          <w:tcPr>
            <w:tcW w:w="0" w:type="auto"/>
            <w:vAlign w:val="center"/>
            <w:hideMark/>
          </w:tcPr>
          <w:p w14:paraId="60B196D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步长越远，特征可加粗粒度趋势/周期成分（如 </w:t>
            </w:r>
            <w:proofErr w:type="spellStart"/>
            <w:r w:rsidRPr="009953AF">
              <w:t>week_avg</w:t>
            </w:r>
            <w:proofErr w:type="spellEnd"/>
            <w:r w:rsidRPr="009953AF">
              <w:t xml:space="preserve">, </w:t>
            </w:r>
            <w:proofErr w:type="spellStart"/>
            <w:r w:rsidRPr="009953AF">
              <w:t>month_avg</w:t>
            </w:r>
            <w:proofErr w:type="spellEnd"/>
            <w:r w:rsidRPr="009953AF">
              <w:t>）</w:t>
            </w:r>
          </w:p>
        </w:tc>
      </w:tr>
    </w:tbl>
    <w:p w14:paraId="427330C0" w14:textId="77777777" w:rsidR="009953AF" w:rsidRPr="009953AF" w:rsidRDefault="00000000" w:rsidP="009953AF">
      <w:pPr>
        <w:rPr>
          <w:rFonts w:hint="eastAsia"/>
        </w:rPr>
      </w:pPr>
      <w:r>
        <w:pict w14:anchorId="04FB163A">
          <v:rect id="_x0000_i1033" style="width:0;height:1.5pt" o:hralign="center" o:hrstd="t" o:hr="t" fillcolor="#a0a0a0" stroked="f"/>
        </w:pict>
      </w:r>
    </w:p>
    <w:p w14:paraId="58220207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最佳实践建议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478"/>
      </w:tblGrid>
      <w:tr w:rsidR="009953AF" w:rsidRPr="009953AF" w14:paraId="4385CCD9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49CF0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4AF56739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推荐目标数</w:t>
            </w:r>
          </w:p>
        </w:tc>
      </w:tr>
      <w:tr w:rsidR="009953AF" w:rsidRPr="009953AF" w14:paraId="5B98621C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842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日预测（以小时为单位）</w:t>
            </w:r>
          </w:p>
        </w:tc>
        <w:tc>
          <w:tcPr>
            <w:tcW w:w="0" w:type="auto"/>
            <w:vAlign w:val="center"/>
            <w:hideMark/>
          </w:tcPr>
          <w:p w14:paraId="37ABF9BC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24～48（建议拆模型）</w:t>
            </w:r>
          </w:p>
        </w:tc>
      </w:tr>
      <w:tr w:rsidR="009953AF" w:rsidRPr="009953AF" w14:paraId="14A357A3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AA94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周预测（每日单位）</w:t>
            </w:r>
          </w:p>
        </w:tc>
        <w:tc>
          <w:tcPr>
            <w:tcW w:w="0" w:type="auto"/>
            <w:vAlign w:val="center"/>
            <w:hideMark/>
          </w:tcPr>
          <w:p w14:paraId="01B4EAE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7～14 步 </w:t>
            </w: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推荐使用 </w:t>
            </w:r>
            <w:proofErr w:type="spellStart"/>
            <w:r w:rsidRPr="009953AF">
              <w:t>MultiOutput</w:t>
            </w:r>
            <w:proofErr w:type="spellEnd"/>
          </w:p>
        </w:tc>
      </w:tr>
      <w:tr w:rsidR="009953AF" w:rsidRPr="009953AF" w14:paraId="509E9393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CDE6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月预测（每日单位）</w:t>
            </w:r>
          </w:p>
        </w:tc>
        <w:tc>
          <w:tcPr>
            <w:tcW w:w="0" w:type="auto"/>
            <w:vAlign w:val="center"/>
            <w:hideMark/>
          </w:tcPr>
          <w:p w14:paraId="3198DE8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分段预测，避免一次输出全部</w:t>
            </w:r>
          </w:p>
        </w:tc>
      </w:tr>
      <w:tr w:rsidR="009953AF" w:rsidRPr="009953AF" w14:paraId="05A27C7E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4BC3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高频数据（分钟级）</w:t>
            </w:r>
          </w:p>
        </w:tc>
        <w:tc>
          <w:tcPr>
            <w:tcW w:w="0" w:type="auto"/>
            <w:vAlign w:val="center"/>
            <w:hideMark/>
          </w:tcPr>
          <w:p w14:paraId="30B75E1E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建议按小时聚合，减少目标数</w:t>
            </w:r>
          </w:p>
        </w:tc>
      </w:tr>
    </w:tbl>
    <w:p w14:paraId="458EAE36" w14:textId="77777777" w:rsidR="009953AF" w:rsidRPr="009953AF" w:rsidRDefault="00000000" w:rsidP="009953AF">
      <w:pPr>
        <w:rPr>
          <w:rFonts w:hint="eastAsia"/>
        </w:rPr>
      </w:pPr>
      <w:r>
        <w:pict w14:anchorId="2F906219">
          <v:rect id="_x0000_i1034" style="width:0;height:1.5pt" o:hralign="center" o:hrstd="t" o:hr="t" fillcolor="#a0a0a0" stroked="f"/>
        </w:pict>
      </w:r>
    </w:p>
    <w:p w14:paraId="0DBE2F8D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结论（回答你的问题）</w:t>
      </w:r>
    </w:p>
    <w:p w14:paraId="5432F735" w14:textId="77777777" w:rsidR="009953AF" w:rsidRPr="009953AF" w:rsidRDefault="009953AF" w:rsidP="009953AF">
      <w:pPr>
        <w:rPr>
          <w:rFonts w:hint="eastAsia"/>
        </w:rPr>
      </w:pPr>
      <w:r w:rsidRPr="009953AF">
        <w:rPr>
          <w:b/>
          <w:bCs/>
        </w:rPr>
        <w:t>多目标输出没有明确的“上限”，但建议保持在 7～21 步以内</w:t>
      </w:r>
      <w:r w:rsidRPr="009953AF">
        <w:t>，这样：</w:t>
      </w:r>
    </w:p>
    <w:p w14:paraId="424294EE" w14:textId="77777777" w:rsidR="009953AF" w:rsidRPr="009953AF" w:rsidRDefault="009953AF" w:rsidP="009953AF">
      <w:pPr>
        <w:numPr>
          <w:ilvl w:val="0"/>
          <w:numId w:val="6"/>
        </w:numPr>
        <w:rPr>
          <w:rFonts w:hint="eastAsia"/>
        </w:rPr>
      </w:pPr>
      <w:r w:rsidRPr="009953AF">
        <w:t>每个目标有充足样本支撑建模</w:t>
      </w:r>
    </w:p>
    <w:p w14:paraId="0F583ECA" w14:textId="77777777" w:rsidR="009953AF" w:rsidRPr="009953AF" w:rsidRDefault="009953AF" w:rsidP="009953AF">
      <w:pPr>
        <w:numPr>
          <w:ilvl w:val="0"/>
          <w:numId w:val="6"/>
        </w:numPr>
        <w:rPr>
          <w:rFonts w:hint="eastAsia"/>
        </w:rPr>
      </w:pPr>
      <w:r w:rsidRPr="009953AF">
        <w:lastRenderedPageBreak/>
        <w:t>模型不会因目标过多导致泛化能力下降</w:t>
      </w:r>
    </w:p>
    <w:p w14:paraId="476D7412" w14:textId="77777777" w:rsidR="009953AF" w:rsidRPr="009953AF" w:rsidRDefault="009953AF" w:rsidP="009953AF">
      <w:pPr>
        <w:numPr>
          <w:ilvl w:val="0"/>
          <w:numId w:val="6"/>
        </w:numPr>
        <w:rPr>
          <w:rFonts w:hint="eastAsia"/>
        </w:rPr>
      </w:pPr>
      <w:r w:rsidRPr="009953AF">
        <w:t>训练速度和资源消耗仍然可控</w:t>
      </w:r>
    </w:p>
    <w:p w14:paraId="4D0AA237" w14:textId="77777777" w:rsidR="009953AF" w:rsidRPr="009953AF" w:rsidRDefault="00000000" w:rsidP="009953AF">
      <w:pPr>
        <w:rPr>
          <w:rFonts w:hint="eastAsia"/>
        </w:rPr>
      </w:pPr>
      <w:r>
        <w:pict w14:anchorId="5110274E">
          <v:rect id="_x0000_i1035" style="width:0;height:1.5pt" o:hralign="center" o:hrstd="t" o:hr="t" fillcolor="#a0a0a0" stroked="f"/>
        </w:pict>
      </w:r>
    </w:p>
    <w:p w14:paraId="2BFE035B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如果你希望，我可以：</w:t>
      </w:r>
    </w:p>
    <w:p w14:paraId="4AD378B3" w14:textId="77777777" w:rsidR="009953AF" w:rsidRPr="009953AF" w:rsidRDefault="009953AF" w:rsidP="009953AF">
      <w:pPr>
        <w:numPr>
          <w:ilvl w:val="0"/>
          <w:numId w:val="7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🎯</w:t>
      </w:r>
      <w:r w:rsidRPr="009953AF">
        <w:t xml:space="preserve"> 帮你写一个带 N 步输出目标数 的 </w:t>
      </w:r>
      <w:proofErr w:type="spellStart"/>
      <w:r w:rsidRPr="009953AF">
        <w:t>LightGBM</w:t>
      </w:r>
      <w:proofErr w:type="spellEnd"/>
      <w:r w:rsidRPr="009953AF">
        <w:t xml:space="preserve"> 多目标预测框架</w:t>
      </w:r>
    </w:p>
    <w:p w14:paraId="2DCA3F2C" w14:textId="77777777" w:rsidR="009953AF" w:rsidRPr="009953AF" w:rsidRDefault="009953AF" w:rsidP="009953AF">
      <w:pPr>
        <w:numPr>
          <w:ilvl w:val="0"/>
          <w:numId w:val="7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📈</w:t>
      </w:r>
      <w:r w:rsidRPr="009953AF">
        <w:t xml:space="preserve"> 加入分位数输出支持，构造置信区间</w:t>
      </w:r>
    </w:p>
    <w:p w14:paraId="42E65426" w14:textId="77777777" w:rsidR="009953AF" w:rsidRPr="009953AF" w:rsidRDefault="009953AF" w:rsidP="009953AF">
      <w:pPr>
        <w:numPr>
          <w:ilvl w:val="0"/>
          <w:numId w:val="7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🧪</w:t>
      </w:r>
      <w:r w:rsidRPr="009953AF">
        <w:t xml:space="preserve"> 自动评估每个时间步的误差，找到性能下降拐点</w:t>
      </w:r>
    </w:p>
    <w:p w14:paraId="1937157E" w14:textId="77777777" w:rsidR="009953AF" w:rsidRPr="009953AF" w:rsidRDefault="009953AF" w:rsidP="009953AF">
      <w:pPr>
        <w:rPr>
          <w:rFonts w:hint="eastAsia"/>
        </w:rPr>
      </w:pPr>
      <w:r w:rsidRPr="009953AF">
        <w:t>你打算预测多少步？我可以据此帮你优化数据构造与模型设计。</w:t>
      </w:r>
    </w:p>
    <w:p w14:paraId="5B0A5381" w14:textId="6865A4C1" w:rsidR="007403CD" w:rsidRDefault="007403CD">
      <w:pPr>
        <w:rPr>
          <w:rFonts w:hint="eastAsia"/>
        </w:rPr>
      </w:pPr>
    </w:p>
    <w:p w14:paraId="0AE252CA" w14:textId="77777777" w:rsidR="009953AF" w:rsidRDefault="009953AF">
      <w:pPr>
        <w:rPr>
          <w:rFonts w:hint="eastAsia"/>
        </w:rPr>
      </w:pPr>
    </w:p>
    <w:p w14:paraId="20B70019" w14:textId="77777777" w:rsidR="009953AF" w:rsidRPr="009953AF" w:rsidRDefault="009953AF" w:rsidP="009953AF">
      <w:pPr>
        <w:rPr>
          <w:rFonts w:hint="eastAsia"/>
        </w:rPr>
      </w:pPr>
      <w:r w:rsidRPr="009953AF">
        <w:t>非常棒的问题！</w:t>
      </w:r>
      <w:r w:rsidRPr="009953AF">
        <w:br/>
        <w:t>你想要实现的是：</w:t>
      </w:r>
    </w:p>
    <w:p w14:paraId="278B89CA" w14:textId="77777777" w:rsidR="009953AF" w:rsidRPr="009953AF" w:rsidRDefault="009953AF" w:rsidP="009953AF">
      <w:pPr>
        <w:rPr>
          <w:rFonts w:hint="eastAsia"/>
        </w:rPr>
      </w:pPr>
      <w:r w:rsidRPr="009953AF">
        <w:rPr>
          <w:b/>
          <w:bCs/>
        </w:rPr>
        <w:t xml:space="preserve">使用 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同时进行多目标（multi-output）预测 + 分位数回归（quantile regression）</w:t>
      </w:r>
      <w:r w:rsidRPr="009953AF">
        <w:t>，用于</w:t>
      </w:r>
      <w:r w:rsidRPr="009953AF">
        <w:rPr>
          <w:b/>
          <w:bCs/>
        </w:rPr>
        <w:t>输出多个时间点的预测值和对应的置信区间</w:t>
      </w:r>
      <w:r w:rsidRPr="009953AF">
        <w:t>。</w:t>
      </w:r>
    </w:p>
    <w:p w14:paraId="2F31C188" w14:textId="77777777" w:rsidR="009953AF" w:rsidRPr="009953AF" w:rsidRDefault="009953AF" w:rsidP="009953AF">
      <w:pPr>
        <w:rPr>
          <w:rFonts w:hint="eastAsia"/>
        </w:rPr>
      </w:pPr>
      <w:r w:rsidRPr="009953AF">
        <w:t>这在时间序列预测 + 异常检测中非常实用。</w:t>
      </w:r>
      <w:r w:rsidRPr="009953AF">
        <w:br/>
        <w:t>不过，它涉及两个关键点：</w:t>
      </w:r>
    </w:p>
    <w:p w14:paraId="22DA4C42" w14:textId="77777777" w:rsidR="009953AF" w:rsidRPr="009953AF" w:rsidRDefault="00000000" w:rsidP="009953AF">
      <w:pPr>
        <w:rPr>
          <w:rFonts w:hint="eastAsia"/>
        </w:rPr>
      </w:pPr>
      <w:r>
        <w:pict w14:anchorId="4313D347">
          <v:rect id="_x0000_i1036" style="width:0;height:1.5pt" o:hralign="center" o:hrstd="t" o:hr="t" fillcolor="#a0a0a0" stroked="f"/>
        </w:pict>
      </w:r>
    </w:p>
    <w:p w14:paraId="2BAC4F41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1. 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的原生能力回顾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504"/>
        <w:gridCol w:w="3807"/>
      </w:tblGrid>
      <w:tr w:rsidR="009953AF" w:rsidRPr="009953AF" w14:paraId="34361A4D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2AD6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399D0C64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是否支持</w:t>
            </w:r>
          </w:p>
        </w:tc>
        <w:tc>
          <w:tcPr>
            <w:tcW w:w="0" w:type="auto"/>
            <w:vAlign w:val="center"/>
            <w:hideMark/>
          </w:tcPr>
          <w:p w14:paraId="58F11817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说明</w:t>
            </w:r>
          </w:p>
        </w:tc>
      </w:tr>
      <w:tr w:rsidR="009953AF" w:rsidRPr="009953AF" w14:paraId="6EB6075F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BDB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单输出 + 分位数回归</w:t>
            </w:r>
          </w:p>
        </w:tc>
        <w:tc>
          <w:tcPr>
            <w:tcW w:w="0" w:type="auto"/>
            <w:vAlign w:val="center"/>
            <w:hideMark/>
          </w:tcPr>
          <w:p w14:paraId="63C8C7E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支持</w:t>
            </w:r>
          </w:p>
        </w:tc>
        <w:tc>
          <w:tcPr>
            <w:tcW w:w="0" w:type="auto"/>
            <w:vAlign w:val="center"/>
            <w:hideMark/>
          </w:tcPr>
          <w:p w14:paraId="28A8CC65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objective='quantile' + alpha=分位值</w:t>
            </w:r>
          </w:p>
        </w:tc>
      </w:tr>
      <w:tr w:rsidR="009953AF" w:rsidRPr="009953AF" w14:paraId="5C42D01E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A8B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多输出 + 分位数回归（原生）</w:t>
            </w:r>
          </w:p>
        </w:tc>
        <w:tc>
          <w:tcPr>
            <w:tcW w:w="0" w:type="auto"/>
            <w:vAlign w:val="center"/>
            <w:hideMark/>
          </w:tcPr>
          <w:p w14:paraId="03657EC6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❌</w:t>
            </w:r>
            <w:r w:rsidRPr="009953AF">
              <w:t xml:space="preserve"> 不直接支持</w:t>
            </w:r>
          </w:p>
        </w:tc>
        <w:tc>
          <w:tcPr>
            <w:tcW w:w="0" w:type="auto"/>
            <w:vAlign w:val="center"/>
            <w:hideMark/>
          </w:tcPr>
          <w:p w14:paraId="67BD17B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objective='quantile' 时不支持 </w:t>
            </w:r>
            <w:proofErr w:type="spellStart"/>
            <w:r w:rsidRPr="009953AF">
              <w:t>num_class</w:t>
            </w:r>
            <w:proofErr w:type="spellEnd"/>
          </w:p>
        </w:tc>
      </w:tr>
    </w:tbl>
    <w:p w14:paraId="0A37018B" w14:textId="77777777" w:rsidR="009953AF" w:rsidRPr="009953AF" w:rsidRDefault="009953AF" w:rsidP="009953AF">
      <w:pPr>
        <w:rPr>
          <w:rFonts w:hint="eastAsia"/>
        </w:rPr>
      </w:pPr>
      <w:r w:rsidRPr="009953AF">
        <w:t>也就是说，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原生不支持 “同时进行多输出 + 分位数目标”</w:t>
      </w:r>
      <w:r w:rsidRPr="009953AF">
        <w:t>。</w:t>
      </w:r>
      <w:r w:rsidRPr="009953AF">
        <w:br/>
        <w:t>这是因为 objective='quantile' 只接受一维标签（label: (</w:t>
      </w:r>
      <w:proofErr w:type="spellStart"/>
      <w:r w:rsidRPr="009953AF">
        <w:t>n_samples</w:t>
      </w:r>
      <w:proofErr w:type="spellEnd"/>
      <w:r w:rsidRPr="009953AF">
        <w:t>,)），不支持二维 label: (</w:t>
      </w:r>
      <w:proofErr w:type="spellStart"/>
      <w:r w:rsidRPr="009953AF">
        <w:t>n_samples</w:t>
      </w:r>
      <w:proofErr w:type="spellEnd"/>
      <w:r w:rsidRPr="009953AF">
        <w:t xml:space="preserve">, </w:t>
      </w:r>
      <w:proofErr w:type="spellStart"/>
      <w:r w:rsidRPr="009953AF">
        <w:t>n_outputs</w:t>
      </w:r>
      <w:proofErr w:type="spellEnd"/>
      <w:r w:rsidRPr="009953AF">
        <w:t>)。</w:t>
      </w:r>
    </w:p>
    <w:p w14:paraId="7B42E186" w14:textId="77777777" w:rsidR="009953AF" w:rsidRPr="009953AF" w:rsidRDefault="00000000" w:rsidP="009953AF">
      <w:pPr>
        <w:rPr>
          <w:rFonts w:hint="eastAsia"/>
        </w:rPr>
      </w:pPr>
      <w:r>
        <w:pict w14:anchorId="6A9D1BCA">
          <v:rect id="_x0000_i1037" style="width:0;height:1.5pt" o:hralign="center" o:hrstd="t" o:hr="t" fillcolor="#a0a0a0" stroked="f"/>
        </w:pict>
      </w:r>
    </w:p>
    <w:p w14:paraId="4FD2BC14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2. 解决方案：使用多个模型 + 分位数目标</w:t>
      </w:r>
    </w:p>
    <w:p w14:paraId="62862268" w14:textId="77777777" w:rsidR="009953AF" w:rsidRPr="009953AF" w:rsidRDefault="009953AF" w:rsidP="009953AF">
      <w:pPr>
        <w:rPr>
          <w:rFonts w:hint="eastAsia"/>
        </w:rPr>
      </w:pPr>
      <w:r w:rsidRPr="009953AF">
        <w:t xml:space="preserve">我们可以使用 </w:t>
      </w:r>
      <w:proofErr w:type="spellStart"/>
      <w:r w:rsidRPr="009953AF">
        <w:t>sklearn</w:t>
      </w:r>
      <w:proofErr w:type="spellEnd"/>
      <w:r w:rsidRPr="009953AF">
        <w:t xml:space="preserve"> 的 </w:t>
      </w:r>
      <w:proofErr w:type="spellStart"/>
      <w:r w:rsidRPr="009953AF">
        <w:t>MultiOutputRegressor</w:t>
      </w:r>
      <w:proofErr w:type="spellEnd"/>
      <w:r w:rsidRPr="009953AF">
        <w:t xml:space="preserve">，结合 </w:t>
      </w:r>
      <w:proofErr w:type="spellStart"/>
      <w:r w:rsidRPr="009953AF">
        <w:t>LightGBM</w:t>
      </w:r>
      <w:proofErr w:type="spellEnd"/>
      <w:r w:rsidRPr="009953AF">
        <w:t xml:space="preserve"> 的 "quantile" 目标，每一个目标变量训练一个模型。</w:t>
      </w:r>
    </w:p>
    <w:p w14:paraId="4EE2D323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🎯</w:t>
      </w:r>
      <w:r w:rsidRPr="009953AF">
        <w:rPr>
          <w:b/>
          <w:bCs/>
        </w:rPr>
        <w:t xml:space="preserve"> 方案结构如下：</w:t>
      </w:r>
    </w:p>
    <w:p w14:paraId="6ECABA02" w14:textId="77777777" w:rsidR="009953AF" w:rsidRPr="009953AF" w:rsidRDefault="009953AF" w:rsidP="009953AF">
      <w:pPr>
        <w:rPr>
          <w:rFonts w:hint="eastAsia"/>
        </w:rPr>
      </w:pPr>
      <w:r w:rsidRPr="009953AF">
        <w:t>对于每一个未来预测步（例如 t+1, t+2, ..., t+7）：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760"/>
      </w:tblGrid>
      <w:tr w:rsidR="009953AF" w:rsidRPr="009953AF" w14:paraId="7BC4BA71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C5D3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分位点</w:t>
            </w:r>
          </w:p>
        </w:tc>
        <w:tc>
          <w:tcPr>
            <w:tcW w:w="0" w:type="auto"/>
            <w:vAlign w:val="center"/>
            <w:hideMark/>
          </w:tcPr>
          <w:p w14:paraId="53082D75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模型</w:t>
            </w:r>
          </w:p>
        </w:tc>
      </w:tr>
      <w:tr w:rsidR="009953AF" w:rsidRPr="009953AF" w14:paraId="555BA1A0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723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10%（下界）</w:t>
            </w:r>
          </w:p>
        </w:tc>
        <w:tc>
          <w:tcPr>
            <w:tcW w:w="0" w:type="auto"/>
            <w:vAlign w:val="center"/>
            <w:hideMark/>
          </w:tcPr>
          <w:p w14:paraId="14F6A66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model_10_1, model_10_2, ..., model_10_7</w:t>
            </w:r>
          </w:p>
        </w:tc>
      </w:tr>
      <w:tr w:rsidR="009953AF" w:rsidRPr="009953AF" w14:paraId="574180B9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64E5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50%（中位数）</w:t>
            </w:r>
          </w:p>
        </w:tc>
        <w:tc>
          <w:tcPr>
            <w:tcW w:w="0" w:type="auto"/>
            <w:vAlign w:val="center"/>
            <w:hideMark/>
          </w:tcPr>
          <w:p w14:paraId="3BAF8301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model_50_1, ..., model_50_7</w:t>
            </w:r>
          </w:p>
        </w:tc>
      </w:tr>
      <w:tr w:rsidR="009953AF" w:rsidRPr="009953AF" w14:paraId="7B03D2C8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1E5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90%（上界）</w:t>
            </w:r>
          </w:p>
        </w:tc>
        <w:tc>
          <w:tcPr>
            <w:tcW w:w="0" w:type="auto"/>
            <w:vAlign w:val="center"/>
            <w:hideMark/>
          </w:tcPr>
          <w:p w14:paraId="5E3D918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model_90_1, ..., model_90_7</w:t>
            </w:r>
          </w:p>
        </w:tc>
      </w:tr>
    </w:tbl>
    <w:p w14:paraId="5CBA4973" w14:textId="77777777" w:rsidR="009953AF" w:rsidRPr="009953AF" w:rsidRDefault="009953AF" w:rsidP="009953AF">
      <w:pPr>
        <w:rPr>
          <w:rFonts w:hint="eastAsia"/>
        </w:rPr>
      </w:pPr>
      <w:r w:rsidRPr="009953AF">
        <w:t>这相当于：</w:t>
      </w:r>
      <w:r w:rsidRPr="009953AF">
        <w:br/>
      </w:r>
      <w:r w:rsidRPr="009953AF">
        <w:rPr>
          <w:rFonts w:ascii="Segoe UI Emoji" w:hAnsi="Segoe UI Emoji" w:cs="Segoe UI Emoji"/>
        </w:rPr>
        <w:t>👉</w:t>
      </w:r>
      <w:r w:rsidRPr="009953AF">
        <w:t xml:space="preserve"> 对每个分位点和每个时间点，训练一个独立的 </w:t>
      </w:r>
      <w:proofErr w:type="spellStart"/>
      <w:r w:rsidRPr="009953AF">
        <w:t>LightGBM</w:t>
      </w:r>
      <w:proofErr w:type="spellEnd"/>
      <w:r w:rsidRPr="009953AF">
        <w:t xml:space="preserve"> 模型。</w:t>
      </w:r>
    </w:p>
    <w:p w14:paraId="71A0B849" w14:textId="77777777" w:rsidR="009953AF" w:rsidRPr="009953AF" w:rsidRDefault="00000000" w:rsidP="009953AF">
      <w:pPr>
        <w:rPr>
          <w:rFonts w:hint="eastAsia"/>
        </w:rPr>
      </w:pPr>
      <w:r>
        <w:pict w14:anchorId="283FFBC9">
          <v:rect id="_x0000_i1038" style="width:0;height:1.5pt" o:hralign="center" o:hrstd="t" o:hr="t" fillcolor="#a0a0a0" stroked="f"/>
        </w:pict>
      </w:r>
    </w:p>
    <w:p w14:paraId="3DCABDDC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实现方式（代码示例）</w:t>
      </w:r>
    </w:p>
    <w:p w14:paraId="25E265C8" w14:textId="77777777" w:rsidR="009953AF" w:rsidRPr="009953AF" w:rsidRDefault="009953AF" w:rsidP="009953AF">
      <w:pPr>
        <w:rPr>
          <w:rFonts w:hint="eastAsia"/>
        </w:rPr>
      </w:pPr>
      <w:r w:rsidRPr="009953AF">
        <w:t xml:space="preserve">from </w:t>
      </w:r>
      <w:proofErr w:type="spellStart"/>
      <w:r w:rsidRPr="009953AF">
        <w:t>sklearn.multioutput</w:t>
      </w:r>
      <w:proofErr w:type="spellEnd"/>
      <w:r w:rsidRPr="009953AF">
        <w:t xml:space="preserve"> import </w:t>
      </w:r>
      <w:proofErr w:type="spellStart"/>
      <w:r w:rsidRPr="009953AF">
        <w:t>MultiOutputRegressor</w:t>
      </w:r>
      <w:proofErr w:type="spellEnd"/>
    </w:p>
    <w:p w14:paraId="796780B8" w14:textId="77777777" w:rsidR="009953AF" w:rsidRPr="009953AF" w:rsidRDefault="009953AF" w:rsidP="009953AF">
      <w:pPr>
        <w:rPr>
          <w:rFonts w:hint="eastAsia"/>
        </w:rPr>
      </w:pPr>
      <w:r w:rsidRPr="009953AF">
        <w:t xml:space="preserve">from </w:t>
      </w:r>
      <w:proofErr w:type="spellStart"/>
      <w:r w:rsidRPr="009953AF">
        <w:t>lightgbm</w:t>
      </w:r>
      <w:proofErr w:type="spellEnd"/>
      <w:r w:rsidRPr="009953AF">
        <w:t xml:space="preserve"> import </w:t>
      </w:r>
      <w:proofErr w:type="spellStart"/>
      <w:r w:rsidRPr="009953AF">
        <w:t>LGBMRegressor</w:t>
      </w:r>
      <w:proofErr w:type="spellEnd"/>
    </w:p>
    <w:p w14:paraId="12C21599" w14:textId="77777777" w:rsidR="009953AF" w:rsidRPr="009953AF" w:rsidRDefault="009953AF" w:rsidP="009953AF">
      <w:pPr>
        <w:rPr>
          <w:rFonts w:hint="eastAsia"/>
        </w:rPr>
      </w:pPr>
    </w:p>
    <w:p w14:paraId="3AC340B6" w14:textId="77777777" w:rsidR="009953AF" w:rsidRPr="009953AF" w:rsidRDefault="009953AF" w:rsidP="009953AF">
      <w:pPr>
        <w:rPr>
          <w:rFonts w:hint="eastAsia"/>
        </w:rPr>
      </w:pPr>
      <w:r w:rsidRPr="009953AF">
        <w:t xml:space="preserve">def </w:t>
      </w:r>
      <w:proofErr w:type="spellStart"/>
      <w:r w:rsidRPr="009953AF">
        <w:t>get_quantile_model</w:t>
      </w:r>
      <w:proofErr w:type="spellEnd"/>
      <w:r w:rsidRPr="009953AF">
        <w:t>(alpha):</w:t>
      </w:r>
    </w:p>
    <w:p w14:paraId="6F964D72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return </w:t>
      </w:r>
      <w:proofErr w:type="spellStart"/>
      <w:r w:rsidRPr="009953AF">
        <w:t>LGBMRegressor</w:t>
      </w:r>
      <w:proofErr w:type="spellEnd"/>
      <w:r w:rsidRPr="009953AF">
        <w:t xml:space="preserve">(objective='quantile', alpha=alpha, </w:t>
      </w:r>
      <w:proofErr w:type="spellStart"/>
      <w:r w:rsidRPr="009953AF">
        <w:t>n_estimators</w:t>
      </w:r>
      <w:proofErr w:type="spellEnd"/>
      <w:r w:rsidRPr="009953AF">
        <w:t>=100)</w:t>
      </w:r>
    </w:p>
    <w:p w14:paraId="74260B9E" w14:textId="77777777" w:rsidR="009953AF" w:rsidRPr="009953AF" w:rsidRDefault="009953AF" w:rsidP="009953AF">
      <w:pPr>
        <w:rPr>
          <w:rFonts w:hint="eastAsia"/>
        </w:rPr>
      </w:pPr>
    </w:p>
    <w:p w14:paraId="72989A51" w14:textId="77777777" w:rsidR="009953AF" w:rsidRPr="009953AF" w:rsidRDefault="009953AF" w:rsidP="009953AF">
      <w:pPr>
        <w:rPr>
          <w:rFonts w:hint="eastAsia"/>
        </w:rPr>
      </w:pPr>
      <w:r w:rsidRPr="009953AF">
        <w:t># 模拟数据</w:t>
      </w:r>
    </w:p>
    <w:p w14:paraId="6365013F" w14:textId="77777777" w:rsidR="009953AF" w:rsidRPr="009953AF" w:rsidRDefault="009953AF" w:rsidP="009953AF">
      <w:pPr>
        <w:rPr>
          <w:rFonts w:hint="eastAsia"/>
        </w:rPr>
      </w:pPr>
      <w:r w:rsidRPr="009953AF">
        <w:t>X = ...  # shape = (</w:t>
      </w:r>
      <w:proofErr w:type="spellStart"/>
      <w:r w:rsidRPr="009953AF">
        <w:t>n_samples</w:t>
      </w:r>
      <w:proofErr w:type="spellEnd"/>
      <w:r w:rsidRPr="009953AF">
        <w:t xml:space="preserve">, </w:t>
      </w:r>
      <w:proofErr w:type="spellStart"/>
      <w:r w:rsidRPr="009953AF">
        <w:t>n_features</w:t>
      </w:r>
      <w:proofErr w:type="spellEnd"/>
      <w:r w:rsidRPr="009953AF">
        <w:t>)</w:t>
      </w:r>
    </w:p>
    <w:p w14:paraId="34EDB66A" w14:textId="77777777" w:rsidR="009953AF" w:rsidRPr="009953AF" w:rsidRDefault="009953AF" w:rsidP="009953AF">
      <w:pPr>
        <w:rPr>
          <w:rFonts w:hint="eastAsia"/>
        </w:rPr>
      </w:pPr>
      <w:r w:rsidRPr="009953AF">
        <w:t>y = ...  # shape = (</w:t>
      </w:r>
      <w:proofErr w:type="spellStart"/>
      <w:r w:rsidRPr="009953AF">
        <w:t>n_samples</w:t>
      </w:r>
      <w:proofErr w:type="spellEnd"/>
      <w:r w:rsidRPr="009953AF">
        <w:t>, 7)  # 预测未来7步</w:t>
      </w:r>
    </w:p>
    <w:p w14:paraId="1E7BC2E6" w14:textId="77777777" w:rsidR="009953AF" w:rsidRPr="009953AF" w:rsidRDefault="009953AF" w:rsidP="009953AF">
      <w:pPr>
        <w:rPr>
          <w:rFonts w:hint="eastAsia"/>
        </w:rPr>
      </w:pPr>
    </w:p>
    <w:p w14:paraId="0CF0A27C" w14:textId="77777777" w:rsidR="009953AF" w:rsidRPr="009953AF" w:rsidRDefault="009953AF" w:rsidP="009953AF">
      <w:pPr>
        <w:rPr>
          <w:rFonts w:hint="eastAsia"/>
        </w:rPr>
      </w:pPr>
      <w:r w:rsidRPr="009953AF">
        <w:t># 分位点</w:t>
      </w:r>
    </w:p>
    <w:p w14:paraId="069639FB" w14:textId="77777777" w:rsidR="009953AF" w:rsidRPr="009953AF" w:rsidRDefault="009953AF" w:rsidP="009953AF">
      <w:pPr>
        <w:rPr>
          <w:rFonts w:hint="eastAsia"/>
        </w:rPr>
      </w:pPr>
      <w:r w:rsidRPr="009953AF">
        <w:t>alphas = [0.1, 0.5, 0.9]</w:t>
      </w:r>
    </w:p>
    <w:p w14:paraId="4C3AF7DF" w14:textId="77777777" w:rsidR="009953AF" w:rsidRPr="009953AF" w:rsidRDefault="009953AF" w:rsidP="009953AF">
      <w:pPr>
        <w:rPr>
          <w:rFonts w:hint="eastAsia"/>
        </w:rPr>
      </w:pPr>
      <w:r w:rsidRPr="009953AF">
        <w:t>models = {}</w:t>
      </w:r>
    </w:p>
    <w:p w14:paraId="0D440DDE" w14:textId="77777777" w:rsidR="009953AF" w:rsidRPr="009953AF" w:rsidRDefault="009953AF" w:rsidP="009953AF">
      <w:pPr>
        <w:rPr>
          <w:rFonts w:hint="eastAsia"/>
        </w:rPr>
      </w:pPr>
    </w:p>
    <w:p w14:paraId="06D4A7B0" w14:textId="77777777" w:rsidR="009953AF" w:rsidRPr="009953AF" w:rsidRDefault="009953AF" w:rsidP="009953AF">
      <w:pPr>
        <w:rPr>
          <w:rFonts w:hint="eastAsia"/>
        </w:rPr>
      </w:pPr>
      <w:r w:rsidRPr="009953AF">
        <w:t>for alpha in alphas:</w:t>
      </w:r>
    </w:p>
    <w:p w14:paraId="2731BA98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model = </w:t>
      </w:r>
      <w:proofErr w:type="spellStart"/>
      <w:r w:rsidRPr="009953AF">
        <w:t>get_quantile_model</w:t>
      </w:r>
      <w:proofErr w:type="spellEnd"/>
      <w:r w:rsidRPr="009953AF">
        <w:t>(alpha)</w:t>
      </w:r>
    </w:p>
    <w:p w14:paraId="39D020C7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wrapped = </w:t>
      </w:r>
      <w:proofErr w:type="spellStart"/>
      <w:r w:rsidRPr="009953AF">
        <w:t>MultiOutputRegressor</w:t>
      </w:r>
      <w:proofErr w:type="spellEnd"/>
      <w:r w:rsidRPr="009953AF">
        <w:t>(model)</w:t>
      </w:r>
    </w:p>
    <w:p w14:paraId="008637AE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</w:t>
      </w:r>
      <w:proofErr w:type="spellStart"/>
      <w:r w:rsidRPr="009953AF">
        <w:t>wrapped.fit</w:t>
      </w:r>
      <w:proofErr w:type="spellEnd"/>
      <w:r w:rsidRPr="009953AF">
        <w:t>(X, y)</w:t>
      </w:r>
    </w:p>
    <w:p w14:paraId="3812C955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models[alpha] = wrapped</w:t>
      </w:r>
    </w:p>
    <w:p w14:paraId="43C2816B" w14:textId="77777777" w:rsidR="009953AF" w:rsidRPr="009953AF" w:rsidRDefault="009953AF" w:rsidP="009953AF">
      <w:pPr>
        <w:rPr>
          <w:rFonts w:hint="eastAsia"/>
        </w:rPr>
      </w:pPr>
    </w:p>
    <w:p w14:paraId="17EBCC60" w14:textId="77777777" w:rsidR="009953AF" w:rsidRPr="009953AF" w:rsidRDefault="009953AF" w:rsidP="009953AF">
      <w:pPr>
        <w:rPr>
          <w:rFonts w:hint="eastAsia"/>
        </w:rPr>
      </w:pPr>
      <w:r w:rsidRPr="009953AF">
        <w:t># 预测</w:t>
      </w:r>
    </w:p>
    <w:p w14:paraId="4C0C44EF" w14:textId="77777777" w:rsidR="009953AF" w:rsidRPr="009953AF" w:rsidRDefault="009953AF" w:rsidP="009953AF">
      <w:pPr>
        <w:rPr>
          <w:rFonts w:hint="eastAsia"/>
        </w:rPr>
      </w:pPr>
      <w:r w:rsidRPr="009953AF">
        <w:t>y_pred_10 = models[0.1].predict(</w:t>
      </w:r>
      <w:proofErr w:type="spellStart"/>
      <w:r w:rsidRPr="009953AF">
        <w:t>X_test</w:t>
      </w:r>
      <w:proofErr w:type="spellEnd"/>
      <w:r w:rsidRPr="009953AF">
        <w:t>)  # shape = (</w:t>
      </w:r>
      <w:proofErr w:type="spellStart"/>
      <w:r w:rsidRPr="009953AF">
        <w:t>n_samples</w:t>
      </w:r>
      <w:proofErr w:type="spellEnd"/>
      <w:r w:rsidRPr="009953AF">
        <w:t>, 7)</w:t>
      </w:r>
    </w:p>
    <w:p w14:paraId="0DBD584C" w14:textId="77777777" w:rsidR="009953AF" w:rsidRPr="009953AF" w:rsidRDefault="009953AF" w:rsidP="009953AF">
      <w:pPr>
        <w:rPr>
          <w:rFonts w:hint="eastAsia"/>
        </w:rPr>
      </w:pPr>
      <w:r w:rsidRPr="009953AF">
        <w:t>y_pred_50 = models[0.5].predict(</w:t>
      </w:r>
      <w:proofErr w:type="spellStart"/>
      <w:r w:rsidRPr="009953AF">
        <w:t>X_test</w:t>
      </w:r>
      <w:proofErr w:type="spellEnd"/>
      <w:r w:rsidRPr="009953AF">
        <w:t>)</w:t>
      </w:r>
    </w:p>
    <w:p w14:paraId="33F11C6C" w14:textId="77777777" w:rsidR="009953AF" w:rsidRPr="009953AF" w:rsidRDefault="009953AF" w:rsidP="009953AF">
      <w:pPr>
        <w:rPr>
          <w:rFonts w:hint="eastAsia"/>
        </w:rPr>
      </w:pPr>
      <w:r w:rsidRPr="009953AF">
        <w:t>y_pred_90 = models[0.9].predict(</w:t>
      </w:r>
      <w:proofErr w:type="spellStart"/>
      <w:r w:rsidRPr="009953AF">
        <w:t>X_test</w:t>
      </w:r>
      <w:proofErr w:type="spellEnd"/>
      <w:r w:rsidRPr="009953AF">
        <w:t>)</w:t>
      </w:r>
    </w:p>
    <w:p w14:paraId="43DC39A5" w14:textId="77777777" w:rsidR="009953AF" w:rsidRPr="009953AF" w:rsidRDefault="00000000" w:rsidP="009953AF">
      <w:pPr>
        <w:rPr>
          <w:rFonts w:hint="eastAsia"/>
        </w:rPr>
      </w:pPr>
      <w:r>
        <w:pict w14:anchorId="39AB1AF9">
          <v:rect id="_x0000_i1039" style="width:0;height:1.5pt" o:hralign="center" o:hrstd="t" o:hr="t" fillcolor="#a0a0a0" stroked="f"/>
        </w:pict>
      </w:r>
    </w:p>
    <w:p w14:paraId="729C43AF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预测结果解释：</w:t>
      </w:r>
    </w:p>
    <w:p w14:paraId="6FDD7B1F" w14:textId="77777777" w:rsidR="009953AF" w:rsidRPr="009953AF" w:rsidRDefault="009953AF" w:rsidP="009953AF">
      <w:pPr>
        <w:numPr>
          <w:ilvl w:val="0"/>
          <w:numId w:val="8"/>
        </w:numPr>
        <w:rPr>
          <w:rFonts w:hint="eastAsia"/>
        </w:rPr>
      </w:pPr>
      <w:r w:rsidRPr="009953AF">
        <w:t>每一行：一个样本的多步预测</w:t>
      </w:r>
    </w:p>
    <w:p w14:paraId="1EC9397E" w14:textId="77777777" w:rsidR="009953AF" w:rsidRPr="009953AF" w:rsidRDefault="009953AF" w:rsidP="009953AF">
      <w:pPr>
        <w:numPr>
          <w:ilvl w:val="0"/>
          <w:numId w:val="8"/>
        </w:numPr>
        <w:rPr>
          <w:rFonts w:hint="eastAsia"/>
        </w:rPr>
      </w:pPr>
      <w:r w:rsidRPr="009953AF">
        <w:t>每一列：某个未来时间点的预测值</w:t>
      </w:r>
    </w:p>
    <w:p w14:paraId="28AF5989" w14:textId="77777777" w:rsidR="009953AF" w:rsidRPr="009953AF" w:rsidRDefault="009953AF" w:rsidP="009953AF">
      <w:pPr>
        <w:numPr>
          <w:ilvl w:val="0"/>
          <w:numId w:val="8"/>
        </w:numPr>
        <w:rPr>
          <w:rFonts w:hint="eastAsia"/>
        </w:rPr>
      </w:pPr>
      <w:r w:rsidRPr="009953AF">
        <w:t>[y_pred_10[</w:t>
      </w:r>
      <w:proofErr w:type="spellStart"/>
      <w:r w:rsidRPr="009953AF">
        <w:t>i</w:t>
      </w:r>
      <w:proofErr w:type="spellEnd"/>
      <w:r w:rsidRPr="009953AF">
        <w:t>, j], y_pred_90[</w:t>
      </w:r>
      <w:proofErr w:type="spellStart"/>
      <w:r w:rsidRPr="009953AF">
        <w:t>i</w:t>
      </w:r>
      <w:proofErr w:type="spellEnd"/>
      <w:r w:rsidRPr="009953AF">
        <w:t xml:space="preserve">, j]] 是第 </w:t>
      </w:r>
      <w:proofErr w:type="spellStart"/>
      <w:r w:rsidRPr="009953AF">
        <w:t>i</w:t>
      </w:r>
      <w:proofErr w:type="spellEnd"/>
      <w:r w:rsidRPr="009953AF">
        <w:t xml:space="preserve"> 个样本在第 j 步的置信区间</w:t>
      </w:r>
    </w:p>
    <w:p w14:paraId="6A0AB08A" w14:textId="77777777" w:rsidR="009953AF" w:rsidRPr="009953AF" w:rsidRDefault="009953AF" w:rsidP="009953AF">
      <w:pPr>
        <w:rPr>
          <w:rFonts w:hint="eastAsia"/>
        </w:rPr>
      </w:pPr>
      <w:r w:rsidRPr="009953AF">
        <w:t>你可以据此判断异常：</w:t>
      </w:r>
    </w:p>
    <w:p w14:paraId="37237AD2" w14:textId="77777777" w:rsidR="009953AF" w:rsidRPr="009953AF" w:rsidRDefault="009953AF" w:rsidP="009953AF">
      <w:pPr>
        <w:numPr>
          <w:ilvl w:val="0"/>
          <w:numId w:val="9"/>
        </w:numPr>
        <w:rPr>
          <w:rFonts w:hint="eastAsia"/>
        </w:rPr>
      </w:pPr>
      <w:r w:rsidRPr="009953AF">
        <w:t>若实际值 y[</w:t>
      </w:r>
      <w:proofErr w:type="spellStart"/>
      <w:r w:rsidRPr="009953AF">
        <w:t>i</w:t>
      </w:r>
      <w:proofErr w:type="spellEnd"/>
      <w:r w:rsidRPr="009953AF">
        <w:t>, j] &gt; y_pred_90[</w:t>
      </w:r>
      <w:proofErr w:type="spellStart"/>
      <w:r w:rsidRPr="009953AF">
        <w:t>i</w:t>
      </w:r>
      <w:proofErr w:type="spellEnd"/>
      <w:r w:rsidRPr="009953AF">
        <w:t>, j] 或 &lt; y_pred_10[</w:t>
      </w:r>
      <w:proofErr w:type="spellStart"/>
      <w:r w:rsidRPr="009953AF">
        <w:t>i</w:t>
      </w:r>
      <w:proofErr w:type="spellEnd"/>
      <w:r w:rsidRPr="009953AF">
        <w:t>, j]，可标记为异常</w:t>
      </w:r>
    </w:p>
    <w:p w14:paraId="672B9836" w14:textId="77777777" w:rsidR="009953AF" w:rsidRPr="009953AF" w:rsidRDefault="00000000" w:rsidP="009953AF">
      <w:pPr>
        <w:rPr>
          <w:rFonts w:hint="eastAsia"/>
        </w:rPr>
      </w:pPr>
      <w:r>
        <w:pict w14:anchorId="74368AD6">
          <v:rect id="_x0000_i1040" style="width:0;height:1.5pt" o:hralign="center" o:hrstd="t" o:hr="t" fillcolor="#a0a0a0" stroked="f"/>
        </w:pict>
      </w:r>
    </w:p>
    <w:p w14:paraId="0E7B4C3A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5757"/>
      </w:tblGrid>
      <w:tr w:rsidR="009953AF" w:rsidRPr="009953AF" w14:paraId="78B8D0F7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8032C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390E6801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结论</w:t>
            </w:r>
          </w:p>
        </w:tc>
      </w:tr>
      <w:tr w:rsidR="009953AF" w:rsidRPr="009953AF" w14:paraId="02F14C37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956E" w14:textId="77777777" w:rsidR="009953AF" w:rsidRPr="009953AF" w:rsidRDefault="009953AF" w:rsidP="009953AF">
            <w:pPr>
              <w:rPr>
                <w:rFonts w:hint="eastAsia"/>
              </w:rPr>
            </w:pPr>
            <w:proofErr w:type="spellStart"/>
            <w:r w:rsidRPr="009953AF">
              <w:t>LightGBM</w:t>
            </w:r>
            <w:proofErr w:type="spellEnd"/>
            <w:r w:rsidRPr="009953AF">
              <w:t xml:space="preserve"> 是否支持 多目标 + 分位数</w:t>
            </w:r>
          </w:p>
        </w:tc>
        <w:tc>
          <w:tcPr>
            <w:tcW w:w="0" w:type="auto"/>
            <w:vAlign w:val="center"/>
            <w:hideMark/>
          </w:tcPr>
          <w:p w14:paraId="53B286FC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❌</w:t>
            </w:r>
            <w:r w:rsidRPr="009953AF">
              <w:t xml:space="preserve"> 原生不支持同时</w:t>
            </w:r>
          </w:p>
        </w:tc>
      </w:tr>
      <w:tr w:rsidR="009953AF" w:rsidRPr="009953AF" w14:paraId="52A995D7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8536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推荐做法</w:t>
            </w:r>
          </w:p>
        </w:tc>
        <w:tc>
          <w:tcPr>
            <w:tcW w:w="0" w:type="auto"/>
            <w:vAlign w:val="center"/>
            <w:hideMark/>
          </w:tcPr>
          <w:p w14:paraId="34D46168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使用 </w:t>
            </w:r>
            <w:proofErr w:type="spellStart"/>
            <w:r w:rsidRPr="009953AF">
              <w:t>MultiOutputRegressor</w:t>
            </w:r>
            <w:proofErr w:type="spellEnd"/>
            <w:r w:rsidRPr="009953AF">
              <w:t xml:space="preserve"> 包装多个 </w:t>
            </w:r>
            <w:proofErr w:type="spellStart"/>
            <w:r w:rsidRPr="009953AF">
              <w:t>LGBMRegressor</w:t>
            </w:r>
            <w:proofErr w:type="spellEnd"/>
            <w:r w:rsidRPr="009953AF">
              <w:t>(objective='quantile')</w:t>
            </w:r>
          </w:p>
        </w:tc>
      </w:tr>
      <w:tr w:rsidR="009953AF" w:rsidRPr="009953AF" w14:paraId="52C79510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48B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是否适合多步预测区间构建</w:t>
            </w:r>
          </w:p>
        </w:tc>
        <w:tc>
          <w:tcPr>
            <w:tcW w:w="0" w:type="auto"/>
            <w:vAlign w:val="center"/>
            <w:hideMark/>
          </w:tcPr>
          <w:p w14:paraId="7381B9F3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非常适合，控制灵活，可精细评估每一步</w:t>
            </w:r>
          </w:p>
        </w:tc>
      </w:tr>
    </w:tbl>
    <w:p w14:paraId="4DAE7555" w14:textId="77777777" w:rsidR="009953AF" w:rsidRPr="009953AF" w:rsidRDefault="00000000" w:rsidP="009953AF">
      <w:pPr>
        <w:rPr>
          <w:rFonts w:hint="eastAsia"/>
        </w:rPr>
      </w:pPr>
      <w:r>
        <w:pict w14:anchorId="6B791F69">
          <v:rect id="_x0000_i1041" style="width:0;height:1.5pt" o:hralign="center" o:hrstd="t" o:hr="t" fillcolor="#a0a0a0" stroked="f"/>
        </w:pict>
      </w:r>
    </w:p>
    <w:p w14:paraId="38D814A6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如果你希望更方便些，我可以：</w:t>
      </w:r>
    </w:p>
    <w:p w14:paraId="549CE4D1" w14:textId="77777777" w:rsidR="009953AF" w:rsidRPr="009953AF" w:rsidRDefault="009953AF" w:rsidP="009953AF">
      <w:pPr>
        <w:numPr>
          <w:ilvl w:val="0"/>
          <w:numId w:val="10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📦</w:t>
      </w:r>
      <w:r w:rsidRPr="009953AF">
        <w:t xml:space="preserve"> 封装一个可复用的 </w:t>
      </w:r>
      <w:proofErr w:type="spellStart"/>
      <w:r w:rsidRPr="009953AF">
        <w:t>QuantileMultiStepForecaster</w:t>
      </w:r>
      <w:proofErr w:type="spellEnd"/>
      <w:r w:rsidRPr="009953AF">
        <w:t xml:space="preserve"> 类</w:t>
      </w:r>
    </w:p>
    <w:p w14:paraId="22030ED4" w14:textId="77777777" w:rsidR="009953AF" w:rsidRPr="009953AF" w:rsidRDefault="009953AF" w:rsidP="009953AF">
      <w:pPr>
        <w:numPr>
          <w:ilvl w:val="0"/>
          <w:numId w:val="10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📊</w:t>
      </w:r>
      <w:r w:rsidRPr="009953AF">
        <w:t xml:space="preserve"> 加上可视化预测区间 + 实际值曲线</w:t>
      </w:r>
    </w:p>
    <w:p w14:paraId="6A5C99E1" w14:textId="77777777" w:rsidR="009953AF" w:rsidRPr="009953AF" w:rsidRDefault="009953AF" w:rsidP="009953AF">
      <w:pPr>
        <w:numPr>
          <w:ilvl w:val="0"/>
          <w:numId w:val="10"/>
        </w:numPr>
        <w:rPr>
          <w:rFonts w:hint="eastAsia"/>
        </w:rPr>
      </w:pPr>
      <w:r w:rsidRPr="009953AF">
        <w:rPr>
          <w:rFonts w:ascii="Segoe UI Emoji" w:hAnsi="Segoe UI Emoji" w:cs="Segoe UI Emoji"/>
        </w:rPr>
        <w:t>🧪</w:t>
      </w:r>
      <w:r w:rsidRPr="009953AF">
        <w:t xml:space="preserve"> 加入异常判断逻辑</w:t>
      </w:r>
    </w:p>
    <w:p w14:paraId="7D8835C9" w14:textId="77777777" w:rsidR="009953AF" w:rsidRPr="009953AF" w:rsidRDefault="009953AF" w:rsidP="009953AF">
      <w:pPr>
        <w:rPr>
          <w:rFonts w:hint="eastAsia"/>
        </w:rPr>
      </w:pPr>
      <w:r w:rsidRPr="009953AF">
        <w:t>你希望我帮你生成这样的框架代码吗？可指定步长、特征窗口和是否要画图。</w:t>
      </w:r>
    </w:p>
    <w:p w14:paraId="2C269477" w14:textId="77777777" w:rsidR="009953AF" w:rsidRDefault="009953AF">
      <w:pPr>
        <w:rPr>
          <w:rFonts w:hint="eastAsia"/>
        </w:rPr>
      </w:pPr>
    </w:p>
    <w:p w14:paraId="763C8F14" w14:textId="77777777" w:rsidR="009953AF" w:rsidRDefault="009953AF">
      <w:pPr>
        <w:rPr>
          <w:rFonts w:hint="eastAsia"/>
        </w:rPr>
      </w:pPr>
    </w:p>
    <w:p w14:paraId="57A936B1" w14:textId="77777777" w:rsidR="009953AF" w:rsidRPr="009953AF" w:rsidRDefault="009953AF" w:rsidP="009953AF">
      <w:pPr>
        <w:rPr>
          <w:rFonts w:hint="eastAsia"/>
        </w:rPr>
      </w:pPr>
      <w:r w:rsidRPr="009953AF">
        <w:lastRenderedPageBreak/>
        <w:t>是的，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确实支持多目标（multi-output）回归</w:t>
      </w:r>
      <w:r w:rsidRPr="009953AF">
        <w:t>，虽然它不像神经网络那样原生多维输出那么直观，但它可以通过配置参数和构造多维标签数据来实现。</w:t>
      </w:r>
    </w:p>
    <w:p w14:paraId="11A40992" w14:textId="77777777" w:rsidR="009953AF" w:rsidRPr="009953AF" w:rsidRDefault="009953AF" w:rsidP="009953AF">
      <w:pPr>
        <w:rPr>
          <w:rFonts w:hint="eastAsia"/>
        </w:rPr>
      </w:pPr>
      <w:r w:rsidRPr="009953AF">
        <w:t>你可以把它看作是：</w:t>
      </w:r>
    </w:p>
    <w:p w14:paraId="5D0FD8FD" w14:textId="77777777" w:rsidR="009953AF" w:rsidRPr="009953AF" w:rsidRDefault="009953AF" w:rsidP="009953AF">
      <w:pPr>
        <w:rPr>
          <w:rFonts w:hint="eastAsia"/>
        </w:rPr>
      </w:pPr>
      <w:r w:rsidRPr="009953AF">
        <w:t xml:space="preserve">用 </w:t>
      </w:r>
      <w:r w:rsidRPr="009953AF">
        <w:rPr>
          <w:b/>
          <w:bCs/>
        </w:rPr>
        <w:t xml:space="preserve">一个 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模型</w:t>
      </w:r>
      <w:r w:rsidRPr="009953AF">
        <w:t xml:space="preserve"> 同时预测多个目标变量（比如未来 7 个时间步的值）。</w:t>
      </w:r>
    </w:p>
    <w:p w14:paraId="44044F88" w14:textId="77777777" w:rsidR="009953AF" w:rsidRPr="009953AF" w:rsidRDefault="00000000" w:rsidP="009953AF">
      <w:pPr>
        <w:rPr>
          <w:rFonts w:hint="eastAsia"/>
        </w:rPr>
      </w:pPr>
      <w:r>
        <w:pict w14:anchorId="6C213DB8">
          <v:rect id="_x0000_i1042" style="width:0;height:1.5pt" o:hralign="center" o:hrstd="t" o:hr="t" fillcolor="#a0a0a0" stroked="f"/>
        </w:pict>
      </w:r>
    </w:p>
    <w:p w14:paraId="746BE447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场景举例（多目标预测）</w:t>
      </w:r>
    </w:p>
    <w:p w14:paraId="6A2169C2" w14:textId="77777777" w:rsidR="009953AF" w:rsidRPr="009953AF" w:rsidRDefault="009953AF" w:rsidP="009953AF">
      <w:pPr>
        <w:rPr>
          <w:rFonts w:hint="eastAsia"/>
        </w:rPr>
      </w:pPr>
      <w:r w:rsidRPr="009953AF">
        <w:t>假设我们有这样的输入输出：</w:t>
      </w:r>
    </w:p>
    <w:p w14:paraId="1EE31BF5" w14:textId="77777777" w:rsidR="009953AF" w:rsidRPr="009953AF" w:rsidRDefault="009953AF" w:rsidP="009953AF">
      <w:pPr>
        <w:numPr>
          <w:ilvl w:val="0"/>
          <w:numId w:val="11"/>
        </w:numPr>
        <w:rPr>
          <w:rFonts w:hint="eastAsia"/>
        </w:rPr>
      </w:pPr>
      <w:r w:rsidRPr="009953AF">
        <w:t xml:space="preserve">输入：过去 5 步的时间序列值 X = [y_{t-5}, y_{t-4}, ..., </w:t>
      </w:r>
      <w:proofErr w:type="spellStart"/>
      <w:r w:rsidRPr="009953AF">
        <w:t>y_t</w:t>
      </w:r>
      <w:proofErr w:type="spellEnd"/>
      <w:r w:rsidRPr="009953AF">
        <w:t>]</w:t>
      </w:r>
    </w:p>
    <w:p w14:paraId="09B44FBD" w14:textId="77777777" w:rsidR="009953AF" w:rsidRPr="009953AF" w:rsidRDefault="009953AF" w:rsidP="009953AF">
      <w:pPr>
        <w:numPr>
          <w:ilvl w:val="0"/>
          <w:numId w:val="11"/>
        </w:numPr>
        <w:rPr>
          <w:rFonts w:hint="eastAsia"/>
        </w:rPr>
      </w:pPr>
      <w:r w:rsidRPr="009953AF">
        <w:t>输出：未来 3 步的预测目标 y = [y_{t+1}, y_{t+2}, y_{t+3}]</w:t>
      </w:r>
    </w:p>
    <w:p w14:paraId="6563AEF2" w14:textId="77777777" w:rsidR="009953AF" w:rsidRPr="009953AF" w:rsidRDefault="009953AF" w:rsidP="009953AF">
      <w:pPr>
        <w:rPr>
          <w:rFonts w:hint="eastAsia"/>
        </w:rPr>
      </w:pPr>
      <w:r w:rsidRPr="009953AF">
        <w:t xml:space="preserve">这就属于 </w:t>
      </w:r>
      <w:r w:rsidRPr="009953AF">
        <w:rPr>
          <w:b/>
          <w:bCs/>
        </w:rPr>
        <w:t>multi-output regression</w:t>
      </w:r>
      <w:r w:rsidRPr="009953AF">
        <w:t>，目标变量是一个向量。</w:t>
      </w:r>
    </w:p>
    <w:p w14:paraId="3C3B56FA" w14:textId="77777777" w:rsidR="009953AF" w:rsidRPr="009953AF" w:rsidRDefault="00000000" w:rsidP="009953AF">
      <w:pPr>
        <w:rPr>
          <w:rFonts w:hint="eastAsia"/>
        </w:rPr>
      </w:pPr>
      <w:r>
        <w:pict w14:anchorId="52499F46">
          <v:rect id="_x0000_i1043" style="width:0;height:1.5pt" o:hralign="center" o:hrstd="t" o:hr="t" fillcolor="#a0a0a0" stroked="f"/>
        </w:pict>
      </w:r>
    </w:p>
    <w:p w14:paraId="4B847F39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多目标回归设置方式</w:t>
      </w:r>
    </w:p>
    <w:p w14:paraId="351195B5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b/>
          <w:bCs/>
        </w:rPr>
        <w:t xml:space="preserve">方法一：使用 </w:t>
      </w:r>
      <w:proofErr w:type="spellStart"/>
      <w:r w:rsidRPr="009953AF">
        <w:rPr>
          <w:b/>
          <w:bCs/>
        </w:rPr>
        <w:t>lightgbm.Dataset</w:t>
      </w:r>
      <w:proofErr w:type="spellEnd"/>
      <w:r w:rsidRPr="009953AF">
        <w:rPr>
          <w:b/>
          <w:bCs/>
        </w:rPr>
        <w:t xml:space="preserve"> 的 label 参数传入二维数组</w:t>
      </w:r>
    </w:p>
    <w:p w14:paraId="7EA91F16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训练部分</w:t>
      </w:r>
    </w:p>
    <w:p w14:paraId="391A8322" w14:textId="77777777" w:rsidR="009953AF" w:rsidRPr="009953AF" w:rsidRDefault="009953AF" w:rsidP="009953AF">
      <w:pPr>
        <w:rPr>
          <w:rFonts w:hint="eastAsia"/>
        </w:rPr>
      </w:pPr>
      <w:r w:rsidRPr="009953AF">
        <w:t xml:space="preserve">import </w:t>
      </w:r>
      <w:proofErr w:type="spellStart"/>
      <w:r w:rsidRPr="009953AF">
        <w:t>lightgbm</w:t>
      </w:r>
      <w:proofErr w:type="spellEnd"/>
      <w:r w:rsidRPr="009953AF">
        <w:t xml:space="preserve"> as </w:t>
      </w:r>
      <w:proofErr w:type="spellStart"/>
      <w:r w:rsidRPr="009953AF">
        <w:t>lgb</w:t>
      </w:r>
      <w:proofErr w:type="spellEnd"/>
    </w:p>
    <w:p w14:paraId="492577CF" w14:textId="77777777" w:rsidR="009953AF" w:rsidRPr="009953AF" w:rsidRDefault="009953AF" w:rsidP="009953AF">
      <w:pPr>
        <w:rPr>
          <w:rFonts w:hint="eastAsia"/>
        </w:rPr>
      </w:pPr>
      <w:r w:rsidRPr="009953AF">
        <w:t xml:space="preserve">import </w:t>
      </w:r>
      <w:proofErr w:type="spellStart"/>
      <w:r w:rsidRPr="009953AF">
        <w:t>numpy</w:t>
      </w:r>
      <w:proofErr w:type="spellEnd"/>
      <w:r w:rsidRPr="009953AF">
        <w:t xml:space="preserve"> as np</w:t>
      </w:r>
    </w:p>
    <w:p w14:paraId="3D720C7A" w14:textId="77777777" w:rsidR="009953AF" w:rsidRPr="009953AF" w:rsidRDefault="009953AF" w:rsidP="009953AF">
      <w:pPr>
        <w:rPr>
          <w:rFonts w:hint="eastAsia"/>
        </w:rPr>
      </w:pPr>
      <w:r w:rsidRPr="009953AF">
        <w:t xml:space="preserve">from </w:t>
      </w:r>
      <w:proofErr w:type="spellStart"/>
      <w:r w:rsidRPr="009953AF">
        <w:t>sklearn.model_selection</w:t>
      </w:r>
      <w:proofErr w:type="spellEnd"/>
      <w:r w:rsidRPr="009953AF">
        <w:t xml:space="preserve"> import </w:t>
      </w:r>
      <w:proofErr w:type="spellStart"/>
      <w:r w:rsidRPr="009953AF">
        <w:t>train_test_split</w:t>
      </w:r>
      <w:proofErr w:type="spellEnd"/>
    </w:p>
    <w:p w14:paraId="5B557AB6" w14:textId="77777777" w:rsidR="009953AF" w:rsidRPr="009953AF" w:rsidRDefault="009953AF" w:rsidP="009953AF">
      <w:pPr>
        <w:rPr>
          <w:rFonts w:hint="eastAsia"/>
        </w:rPr>
      </w:pPr>
    </w:p>
    <w:p w14:paraId="79518283" w14:textId="77777777" w:rsidR="009953AF" w:rsidRPr="009953AF" w:rsidRDefault="009953AF" w:rsidP="009953AF">
      <w:pPr>
        <w:rPr>
          <w:rFonts w:hint="eastAsia"/>
        </w:rPr>
      </w:pPr>
      <w:r w:rsidRPr="009953AF">
        <w:t># 构造数据</w:t>
      </w:r>
    </w:p>
    <w:p w14:paraId="4708D918" w14:textId="77777777" w:rsidR="009953AF" w:rsidRPr="009953AF" w:rsidRDefault="009953AF" w:rsidP="009953AF">
      <w:pPr>
        <w:rPr>
          <w:rFonts w:hint="eastAsia"/>
        </w:rPr>
      </w:pPr>
      <w:r w:rsidRPr="009953AF">
        <w:t xml:space="preserve">X = </w:t>
      </w:r>
      <w:proofErr w:type="spellStart"/>
      <w:r w:rsidRPr="009953AF">
        <w:t>np.random.randn</w:t>
      </w:r>
      <w:proofErr w:type="spellEnd"/>
      <w:r w:rsidRPr="009953AF">
        <w:t>(1000, 10)              # 10 个输入特征</w:t>
      </w:r>
    </w:p>
    <w:p w14:paraId="397D5126" w14:textId="77777777" w:rsidR="009953AF" w:rsidRPr="009953AF" w:rsidRDefault="009953AF" w:rsidP="009953AF">
      <w:pPr>
        <w:rPr>
          <w:rFonts w:hint="eastAsia"/>
        </w:rPr>
      </w:pPr>
      <w:r w:rsidRPr="009953AF">
        <w:t xml:space="preserve">y = </w:t>
      </w:r>
      <w:proofErr w:type="spellStart"/>
      <w:r w:rsidRPr="009953AF">
        <w:t>np.random.randn</w:t>
      </w:r>
      <w:proofErr w:type="spellEnd"/>
      <w:r w:rsidRPr="009953AF">
        <w:t>(1000, 3)               # 同时预测未来 3 个值</w:t>
      </w:r>
    </w:p>
    <w:p w14:paraId="179EFA12" w14:textId="77777777" w:rsidR="009953AF" w:rsidRPr="009953AF" w:rsidRDefault="009953AF" w:rsidP="009953AF">
      <w:pPr>
        <w:rPr>
          <w:rFonts w:hint="eastAsia"/>
        </w:rPr>
      </w:pPr>
    </w:p>
    <w:p w14:paraId="48EC4128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X_train</w:t>
      </w:r>
      <w:proofErr w:type="spellEnd"/>
      <w:r w:rsidRPr="009953AF">
        <w:t xml:space="preserve">, </w:t>
      </w:r>
      <w:proofErr w:type="spellStart"/>
      <w:r w:rsidRPr="009953AF">
        <w:t>X_val</w:t>
      </w:r>
      <w:proofErr w:type="spellEnd"/>
      <w:r w:rsidRPr="009953AF">
        <w:t xml:space="preserve">, </w:t>
      </w:r>
      <w:proofErr w:type="spellStart"/>
      <w:r w:rsidRPr="009953AF">
        <w:t>y_train</w:t>
      </w:r>
      <w:proofErr w:type="spellEnd"/>
      <w:r w:rsidRPr="009953AF">
        <w:t xml:space="preserve">, </w:t>
      </w:r>
      <w:proofErr w:type="spellStart"/>
      <w:r w:rsidRPr="009953AF">
        <w:t>y_val</w:t>
      </w:r>
      <w:proofErr w:type="spellEnd"/>
      <w:r w:rsidRPr="009953AF">
        <w:t xml:space="preserve"> = </w:t>
      </w:r>
      <w:proofErr w:type="spellStart"/>
      <w:r w:rsidRPr="009953AF">
        <w:t>train_test_split</w:t>
      </w:r>
      <w:proofErr w:type="spellEnd"/>
      <w:r w:rsidRPr="009953AF">
        <w:t xml:space="preserve">(X, y, </w:t>
      </w:r>
      <w:proofErr w:type="spellStart"/>
      <w:r w:rsidRPr="009953AF">
        <w:t>test_size</w:t>
      </w:r>
      <w:proofErr w:type="spellEnd"/>
      <w:r w:rsidRPr="009953AF">
        <w:t>=0.2)</w:t>
      </w:r>
    </w:p>
    <w:p w14:paraId="2A8C7359" w14:textId="77777777" w:rsidR="009953AF" w:rsidRPr="009953AF" w:rsidRDefault="009953AF" w:rsidP="009953AF">
      <w:pPr>
        <w:rPr>
          <w:rFonts w:hint="eastAsia"/>
        </w:rPr>
      </w:pPr>
    </w:p>
    <w:p w14:paraId="6931F2AC" w14:textId="77777777" w:rsidR="009953AF" w:rsidRPr="009953AF" w:rsidRDefault="009953AF" w:rsidP="009953AF">
      <w:pPr>
        <w:rPr>
          <w:rFonts w:hint="eastAsia"/>
        </w:rPr>
      </w:pPr>
      <w:r w:rsidRPr="009953AF">
        <w:t xml:space="preserve"># 转为 </w:t>
      </w:r>
      <w:proofErr w:type="spellStart"/>
      <w:r w:rsidRPr="009953AF">
        <w:t>LightGBM</w:t>
      </w:r>
      <w:proofErr w:type="spellEnd"/>
      <w:r w:rsidRPr="009953AF">
        <w:t xml:space="preserve"> 数据集</w:t>
      </w:r>
    </w:p>
    <w:p w14:paraId="3C37AC6B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dtrain</w:t>
      </w:r>
      <w:proofErr w:type="spellEnd"/>
      <w:r w:rsidRPr="009953AF">
        <w:t xml:space="preserve"> = </w:t>
      </w:r>
      <w:proofErr w:type="spellStart"/>
      <w:r w:rsidRPr="009953AF">
        <w:t>lgb.Dataset</w:t>
      </w:r>
      <w:proofErr w:type="spellEnd"/>
      <w:r w:rsidRPr="009953AF">
        <w:t>(</w:t>
      </w:r>
      <w:proofErr w:type="spellStart"/>
      <w:r w:rsidRPr="009953AF">
        <w:t>X_train</w:t>
      </w:r>
      <w:proofErr w:type="spellEnd"/>
      <w:r w:rsidRPr="009953AF">
        <w:t>, label=</w:t>
      </w:r>
      <w:proofErr w:type="spellStart"/>
      <w:r w:rsidRPr="009953AF">
        <w:t>y_train</w:t>
      </w:r>
      <w:proofErr w:type="spellEnd"/>
      <w:r w:rsidRPr="009953AF">
        <w:t>)</w:t>
      </w:r>
    </w:p>
    <w:p w14:paraId="3EDE48FB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dval</w:t>
      </w:r>
      <w:proofErr w:type="spellEnd"/>
      <w:r w:rsidRPr="009953AF">
        <w:t xml:space="preserve"> = </w:t>
      </w:r>
      <w:proofErr w:type="spellStart"/>
      <w:r w:rsidRPr="009953AF">
        <w:t>lgb.Dataset</w:t>
      </w:r>
      <w:proofErr w:type="spellEnd"/>
      <w:r w:rsidRPr="009953AF">
        <w:t>(</w:t>
      </w:r>
      <w:proofErr w:type="spellStart"/>
      <w:r w:rsidRPr="009953AF">
        <w:t>X_val</w:t>
      </w:r>
      <w:proofErr w:type="spellEnd"/>
      <w:r w:rsidRPr="009953AF">
        <w:t>, label=</w:t>
      </w:r>
      <w:proofErr w:type="spellStart"/>
      <w:r w:rsidRPr="009953AF">
        <w:t>y_val</w:t>
      </w:r>
      <w:proofErr w:type="spellEnd"/>
      <w:r w:rsidRPr="009953AF">
        <w:t>)</w:t>
      </w:r>
    </w:p>
    <w:p w14:paraId="70A2A34A" w14:textId="77777777" w:rsidR="009953AF" w:rsidRPr="009953AF" w:rsidRDefault="009953AF" w:rsidP="009953AF">
      <w:pPr>
        <w:rPr>
          <w:rFonts w:hint="eastAsia"/>
        </w:rPr>
      </w:pPr>
    </w:p>
    <w:p w14:paraId="2A5F537B" w14:textId="77777777" w:rsidR="009953AF" w:rsidRPr="009953AF" w:rsidRDefault="009953AF" w:rsidP="009953AF">
      <w:pPr>
        <w:rPr>
          <w:rFonts w:hint="eastAsia"/>
        </w:rPr>
      </w:pPr>
      <w:r w:rsidRPr="009953AF">
        <w:t xml:space="preserve"># 设置参数，指定 objective 为 'regression' + </w:t>
      </w:r>
      <w:proofErr w:type="spellStart"/>
      <w:r w:rsidRPr="009953AF">
        <w:t>num_class</w:t>
      </w:r>
      <w:proofErr w:type="spellEnd"/>
      <w:r w:rsidRPr="009953AF">
        <w:t xml:space="preserve"> 表示多输出目标数</w:t>
      </w:r>
    </w:p>
    <w:p w14:paraId="26126A6E" w14:textId="77777777" w:rsidR="009953AF" w:rsidRPr="009953AF" w:rsidRDefault="009953AF" w:rsidP="009953AF">
      <w:pPr>
        <w:rPr>
          <w:rFonts w:hint="eastAsia"/>
        </w:rPr>
      </w:pPr>
      <w:r w:rsidRPr="009953AF">
        <w:t>params = {</w:t>
      </w:r>
    </w:p>
    <w:p w14:paraId="2B89C226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"objective": "regression_l2",     # 或 "regression"</w:t>
      </w:r>
    </w:p>
    <w:p w14:paraId="5EE9EA85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"metric": "l2",</w:t>
      </w:r>
    </w:p>
    <w:p w14:paraId="4ED6CB6E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"verbosity": -1,</w:t>
      </w:r>
    </w:p>
    <w:p w14:paraId="21471002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</w:t>
      </w:r>
      <w:proofErr w:type="spellStart"/>
      <w:r w:rsidRPr="009953AF">
        <w:t>num_leaves</w:t>
      </w:r>
      <w:proofErr w:type="spellEnd"/>
      <w:r w:rsidRPr="009953AF">
        <w:t>": 31,</w:t>
      </w:r>
    </w:p>
    <w:p w14:paraId="3E3DD66C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</w:t>
      </w:r>
      <w:proofErr w:type="spellStart"/>
      <w:r w:rsidRPr="009953AF">
        <w:t>learning_rate</w:t>
      </w:r>
      <w:proofErr w:type="spellEnd"/>
      <w:r w:rsidRPr="009953AF">
        <w:t>": 0.05,</w:t>
      </w:r>
    </w:p>
    <w:p w14:paraId="6557C1D4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"</w:t>
      </w:r>
      <w:proofErr w:type="spellStart"/>
      <w:r w:rsidRPr="009953AF">
        <w:t>num_class</w:t>
      </w:r>
      <w:proofErr w:type="spellEnd"/>
      <w:r w:rsidRPr="009953AF">
        <w:t xml:space="preserve">": </w:t>
      </w:r>
      <w:proofErr w:type="spellStart"/>
      <w:r w:rsidRPr="009953AF">
        <w:t>y.shape</w:t>
      </w:r>
      <w:proofErr w:type="spellEnd"/>
      <w:r w:rsidRPr="009953AF">
        <w:t>[1]           # 关键参数：多目标维度</w:t>
      </w:r>
    </w:p>
    <w:p w14:paraId="72B3BEA0" w14:textId="77777777" w:rsidR="009953AF" w:rsidRPr="009953AF" w:rsidRDefault="009953AF" w:rsidP="009953AF">
      <w:pPr>
        <w:rPr>
          <w:rFonts w:hint="eastAsia"/>
        </w:rPr>
      </w:pPr>
      <w:r w:rsidRPr="009953AF">
        <w:t>}</w:t>
      </w:r>
    </w:p>
    <w:p w14:paraId="74A4ED71" w14:textId="77777777" w:rsidR="009953AF" w:rsidRPr="009953AF" w:rsidRDefault="009953AF" w:rsidP="009953AF">
      <w:pPr>
        <w:rPr>
          <w:rFonts w:hint="eastAsia"/>
        </w:rPr>
      </w:pPr>
    </w:p>
    <w:p w14:paraId="763608D9" w14:textId="77777777" w:rsidR="009953AF" w:rsidRPr="009953AF" w:rsidRDefault="009953AF" w:rsidP="009953AF">
      <w:pPr>
        <w:rPr>
          <w:rFonts w:hint="eastAsia"/>
        </w:rPr>
      </w:pPr>
      <w:r w:rsidRPr="009953AF">
        <w:t># 训练</w:t>
      </w:r>
    </w:p>
    <w:p w14:paraId="11FE7654" w14:textId="77777777" w:rsidR="009953AF" w:rsidRPr="009953AF" w:rsidRDefault="009953AF" w:rsidP="009953AF">
      <w:pPr>
        <w:rPr>
          <w:rFonts w:hint="eastAsia"/>
        </w:rPr>
      </w:pPr>
      <w:r w:rsidRPr="009953AF">
        <w:t xml:space="preserve">model = </w:t>
      </w:r>
      <w:proofErr w:type="spellStart"/>
      <w:r w:rsidRPr="009953AF">
        <w:t>lgb.train</w:t>
      </w:r>
      <w:proofErr w:type="spellEnd"/>
      <w:r w:rsidRPr="009953AF">
        <w:t>(</w:t>
      </w:r>
    </w:p>
    <w:p w14:paraId="6A0E33FA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params,</w:t>
      </w:r>
    </w:p>
    <w:p w14:paraId="3DECF841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</w:t>
      </w:r>
      <w:proofErr w:type="spellStart"/>
      <w:r w:rsidRPr="009953AF">
        <w:t>dtrain</w:t>
      </w:r>
      <w:proofErr w:type="spellEnd"/>
      <w:r w:rsidRPr="009953AF">
        <w:t>,</w:t>
      </w:r>
    </w:p>
    <w:p w14:paraId="46FCA7CF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</w:t>
      </w:r>
      <w:proofErr w:type="spellStart"/>
      <w:r w:rsidRPr="009953AF">
        <w:t>valid_sets</w:t>
      </w:r>
      <w:proofErr w:type="spellEnd"/>
      <w:r w:rsidRPr="009953AF">
        <w:t>=[</w:t>
      </w:r>
      <w:proofErr w:type="spellStart"/>
      <w:r w:rsidRPr="009953AF">
        <w:t>dval</w:t>
      </w:r>
      <w:proofErr w:type="spellEnd"/>
      <w:r w:rsidRPr="009953AF">
        <w:t>],</w:t>
      </w:r>
    </w:p>
    <w:p w14:paraId="65BE9400" w14:textId="77777777" w:rsidR="009953AF" w:rsidRPr="009953AF" w:rsidRDefault="009953AF" w:rsidP="009953AF">
      <w:pPr>
        <w:rPr>
          <w:rFonts w:hint="eastAsia"/>
        </w:rPr>
      </w:pPr>
      <w:r w:rsidRPr="009953AF">
        <w:t xml:space="preserve">    </w:t>
      </w:r>
      <w:proofErr w:type="spellStart"/>
      <w:r w:rsidRPr="009953AF">
        <w:t>num_boost_round</w:t>
      </w:r>
      <w:proofErr w:type="spellEnd"/>
      <w:r w:rsidRPr="009953AF">
        <w:t>=100,</w:t>
      </w:r>
    </w:p>
    <w:p w14:paraId="5B40C21A" w14:textId="77777777" w:rsidR="009953AF" w:rsidRPr="009953AF" w:rsidRDefault="009953AF" w:rsidP="009953AF">
      <w:pPr>
        <w:rPr>
          <w:rFonts w:hint="eastAsia"/>
        </w:rPr>
      </w:pPr>
      <w:r w:rsidRPr="009953AF">
        <w:lastRenderedPageBreak/>
        <w:t xml:space="preserve">    </w:t>
      </w:r>
      <w:proofErr w:type="spellStart"/>
      <w:r w:rsidRPr="009953AF">
        <w:t>early_stopping_rounds</w:t>
      </w:r>
      <w:proofErr w:type="spellEnd"/>
      <w:r w:rsidRPr="009953AF">
        <w:t>=10</w:t>
      </w:r>
    </w:p>
    <w:p w14:paraId="5E63542F" w14:textId="77777777" w:rsidR="009953AF" w:rsidRPr="009953AF" w:rsidRDefault="009953AF" w:rsidP="009953AF">
      <w:pPr>
        <w:rPr>
          <w:rFonts w:hint="eastAsia"/>
        </w:rPr>
      </w:pPr>
      <w:r w:rsidRPr="009953AF">
        <w:t>)</w:t>
      </w:r>
    </w:p>
    <w:p w14:paraId="23A168C4" w14:textId="77777777" w:rsidR="009953AF" w:rsidRPr="009953AF" w:rsidRDefault="009953AF" w:rsidP="009953AF">
      <w:pPr>
        <w:rPr>
          <w:rFonts w:hint="eastAsia"/>
        </w:rPr>
      </w:pPr>
    </w:p>
    <w:p w14:paraId="023CEAF1" w14:textId="77777777" w:rsidR="009953AF" w:rsidRPr="009953AF" w:rsidRDefault="009953AF" w:rsidP="009953AF">
      <w:pPr>
        <w:rPr>
          <w:rFonts w:hint="eastAsia"/>
        </w:rPr>
      </w:pPr>
      <w:r w:rsidRPr="009953AF">
        <w:t># 预测</w:t>
      </w:r>
    </w:p>
    <w:p w14:paraId="760DDAD1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y_pred</w:t>
      </w:r>
      <w:proofErr w:type="spellEnd"/>
      <w:r w:rsidRPr="009953AF">
        <w:t xml:space="preserve"> = </w:t>
      </w:r>
      <w:proofErr w:type="spellStart"/>
      <w:r w:rsidRPr="009953AF">
        <w:t>model.predict</w:t>
      </w:r>
      <w:proofErr w:type="spellEnd"/>
      <w:r w:rsidRPr="009953AF">
        <w:t>(</w:t>
      </w:r>
      <w:proofErr w:type="spellStart"/>
      <w:r w:rsidRPr="009953AF">
        <w:t>X_val</w:t>
      </w:r>
      <w:proofErr w:type="spellEnd"/>
      <w:r w:rsidRPr="009953AF">
        <w:t>)         # 输出 shape = [</w:t>
      </w:r>
      <w:proofErr w:type="spellStart"/>
      <w:r w:rsidRPr="009953AF">
        <w:t>num_samples</w:t>
      </w:r>
      <w:proofErr w:type="spellEnd"/>
      <w:r w:rsidRPr="009953AF">
        <w:t>, 3]</w:t>
      </w:r>
    </w:p>
    <w:p w14:paraId="0C9077C5" w14:textId="77777777" w:rsidR="009953AF" w:rsidRPr="009953AF" w:rsidRDefault="009953AF" w:rsidP="009953AF">
      <w:pPr>
        <w:rPr>
          <w:rFonts w:hint="eastAsia"/>
        </w:rPr>
      </w:pPr>
      <w:r w:rsidRPr="009953AF">
        <w:rPr>
          <w:rFonts w:ascii="Segoe UI Emoji" w:hAnsi="Segoe UI Emoji" w:cs="Segoe UI Emoji"/>
        </w:rPr>
        <w:t>📌</w:t>
      </w:r>
      <w:r w:rsidRPr="009953AF">
        <w:t xml:space="preserve"> 注意：</w:t>
      </w:r>
    </w:p>
    <w:p w14:paraId="1D4F8414" w14:textId="77777777" w:rsidR="009953AF" w:rsidRPr="009953AF" w:rsidRDefault="009953AF" w:rsidP="009953AF">
      <w:pPr>
        <w:numPr>
          <w:ilvl w:val="0"/>
          <w:numId w:val="12"/>
        </w:numPr>
        <w:rPr>
          <w:rFonts w:hint="eastAsia"/>
        </w:rPr>
      </w:pPr>
      <w:proofErr w:type="spellStart"/>
      <w:r w:rsidRPr="009953AF">
        <w:t>num_class</w:t>
      </w:r>
      <w:proofErr w:type="spellEnd"/>
      <w:r w:rsidRPr="009953AF">
        <w:t xml:space="preserve"> 在分类任务中表示“类别数”，但在多目标回归中，它表示“</w:t>
      </w:r>
      <w:r w:rsidRPr="009953AF">
        <w:rPr>
          <w:b/>
          <w:bCs/>
        </w:rPr>
        <w:t>每个样本的输出维度</w:t>
      </w:r>
      <w:r w:rsidRPr="009953AF">
        <w:t>”</w:t>
      </w:r>
    </w:p>
    <w:p w14:paraId="0E8ABFFF" w14:textId="77777777" w:rsidR="009953AF" w:rsidRPr="009953AF" w:rsidRDefault="009953AF" w:rsidP="009953AF">
      <w:pPr>
        <w:numPr>
          <w:ilvl w:val="0"/>
          <w:numId w:val="12"/>
        </w:numPr>
        <w:rPr>
          <w:rFonts w:hint="eastAsia"/>
        </w:rPr>
      </w:pPr>
      <w:r w:rsidRPr="009953AF">
        <w:t>label 必须是 shape = [</w:t>
      </w:r>
      <w:proofErr w:type="spellStart"/>
      <w:r w:rsidRPr="009953AF">
        <w:t>n_samples</w:t>
      </w:r>
      <w:proofErr w:type="spellEnd"/>
      <w:r w:rsidRPr="009953AF">
        <w:t xml:space="preserve">, </w:t>
      </w:r>
      <w:proofErr w:type="spellStart"/>
      <w:r w:rsidRPr="009953AF">
        <w:t>n_outputs</w:t>
      </w:r>
      <w:proofErr w:type="spellEnd"/>
      <w:r w:rsidRPr="009953AF">
        <w:t>] 的二维数组</w:t>
      </w:r>
    </w:p>
    <w:p w14:paraId="7BF44D1C" w14:textId="77777777" w:rsidR="009953AF" w:rsidRPr="009953AF" w:rsidRDefault="00000000" w:rsidP="009953AF">
      <w:pPr>
        <w:rPr>
          <w:rFonts w:hint="eastAsia"/>
        </w:rPr>
      </w:pPr>
      <w:r>
        <w:pict w14:anchorId="6D701BC4">
          <v:rect id="_x0000_i1044" style="width:0;height:1.5pt" o:hralign="center" o:hrstd="t" o:hr="t" fillcolor="#a0a0a0" stroked="f"/>
        </w:pict>
      </w:r>
    </w:p>
    <w:p w14:paraId="663F2334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b/>
          <w:bCs/>
        </w:rPr>
        <w:t xml:space="preserve">方法二：用 </w:t>
      </w:r>
      <w:proofErr w:type="spellStart"/>
      <w:r w:rsidRPr="009953AF">
        <w:rPr>
          <w:b/>
          <w:bCs/>
        </w:rPr>
        <w:t>sklearn</w:t>
      </w:r>
      <w:proofErr w:type="spellEnd"/>
      <w:r w:rsidRPr="009953AF">
        <w:rPr>
          <w:b/>
          <w:bCs/>
        </w:rPr>
        <w:t xml:space="preserve"> 的多输出封装器（通用方式）</w:t>
      </w:r>
    </w:p>
    <w:p w14:paraId="1F3681CC" w14:textId="77777777" w:rsidR="009953AF" w:rsidRPr="009953AF" w:rsidRDefault="009953AF" w:rsidP="009953AF">
      <w:pPr>
        <w:rPr>
          <w:rFonts w:hint="eastAsia"/>
        </w:rPr>
      </w:pPr>
      <w:r w:rsidRPr="009953AF">
        <w:t xml:space="preserve">如果你想用 </w:t>
      </w:r>
      <w:proofErr w:type="spellStart"/>
      <w:r w:rsidRPr="009953AF">
        <w:t>sklearn</w:t>
      </w:r>
      <w:proofErr w:type="spellEnd"/>
      <w:r w:rsidRPr="009953AF">
        <w:t xml:space="preserve"> 风格（而不是原生 </w:t>
      </w:r>
      <w:proofErr w:type="spellStart"/>
      <w:r w:rsidRPr="009953AF">
        <w:t>LightGBM</w:t>
      </w:r>
      <w:proofErr w:type="spellEnd"/>
      <w:r w:rsidRPr="009953AF">
        <w:t xml:space="preserve"> API），可以使用：</w:t>
      </w:r>
    </w:p>
    <w:p w14:paraId="091E24E9" w14:textId="77777777" w:rsidR="009953AF" w:rsidRPr="009953AF" w:rsidRDefault="009953AF" w:rsidP="009953AF">
      <w:pPr>
        <w:rPr>
          <w:rFonts w:hint="eastAsia"/>
        </w:rPr>
      </w:pPr>
      <w:r w:rsidRPr="009953AF">
        <w:t xml:space="preserve">from </w:t>
      </w:r>
      <w:proofErr w:type="spellStart"/>
      <w:r w:rsidRPr="009953AF">
        <w:t>lightgbm</w:t>
      </w:r>
      <w:proofErr w:type="spellEnd"/>
      <w:r w:rsidRPr="009953AF">
        <w:t xml:space="preserve"> import </w:t>
      </w:r>
      <w:proofErr w:type="spellStart"/>
      <w:r w:rsidRPr="009953AF">
        <w:t>LGBMRegressor</w:t>
      </w:r>
      <w:proofErr w:type="spellEnd"/>
    </w:p>
    <w:p w14:paraId="647AC227" w14:textId="77777777" w:rsidR="009953AF" w:rsidRPr="009953AF" w:rsidRDefault="009953AF" w:rsidP="009953AF">
      <w:pPr>
        <w:rPr>
          <w:rFonts w:hint="eastAsia"/>
        </w:rPr>
      </w:pPr>
      <w:r w:rsidRPr="009953AF">
        <w:t xml:space="preserve">from </w:t>
      </w:r>
      <w:proofErr w:type="spellStart"/>
      <w:r w:rsidRPr="009953AF">
        <w:t>sklearn.multioutput</w:t>
      </w:r>
      <w:proofErr w:type="spellEnd"/>
      <w:r w:rsidRPr="009953AF">
        <w:t xml:space="preserve"> import </w:t>
      </w:r>
      <w:proofErr w:type="spellStart"/>
      <w:r w:rsidRPr="009953AF">
        <w:t>MultiOutputRegressor</w:t>
      </w:r>
      <w:proofErr w:type="spellEnd"/>
    </w:p>
    <w:p w14:paraId="54774542" w14:textId="77777777" w:rsidR="009953AF" w:rsidRPr="009953AF" w:rsidRDefault="009953AF" w:rsidP="009953AF">
      <w:pPr>
        <w:rPr>
          <w:rFonts w:hint="eastAsia"/>
        </w:rPr>
      </w:pPr>
    </w:p>
    <w:p w14:paraId="7EA8CED0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base_model</w:t>
      </w:r>
      <w:proofErr w:type="spellEnd"/>
      <w:r w:rsidRPr="009953AF">
        <w:t xml:space="preserve"> = </w:t>
      </w:r>
      <w:proofErr w:type="spellStart"/>
      <w:r w:rsidRPr="009953AF">
        <w:t>LGBMRegressor</w:t>
      </w:r>
      <w:proofErr w:type="spellEnd"/>
      <w:r w:rsidRPr="009953AF">
        <w:t>()</w:t>
      </w:r>
    </w:p>
    <w:p w14:paraId="2D12F999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multi_model</w:t>
      </w:r>
      <w:proofErr w:type="spellEnd"/>
      <w:r w:rsidRPr="009953AF">
        <w:t xml:space="preserve"> = </w:t>
      </w:r>
      <w:proofErr w:type="spellStart"/>
      <w:r w:rsidRPr="009953AF">
        <w:t>MultiOutputRegressor</w:t>
      </w:r>
      <w:proofErr w:type="spellEnd"/>
      <w:r w:rsidRPr="009953AF">
        <w:t>(</w:t>
      </w:r>
      <w:proofErr w:type="spellStart"/>
      <w:r w:rsidRPr="009953AF">
        <w:t>base_model</w:t>
      </w:r>
      <w:proofErr w:type="spellEnd"/>
      <w:r w:rsidRPr="009953AF">
        <w:t>)</w:t>
      </w:r>
    </w:p>
    <w:p w14:paraId="4BFE3C1F" w14:textId="77777777" w:rsidR="009953AF" w:rsidRPr="009953AF" w:rsidRDefault="009953AF" w:rsidP="009953AF">
      <w:pPr>
        <w:rPr>
          <w:rFonts w:hint="eastAsia"/>
        </w:rPr>
      </w:pPr>
    </w:p>
    <w:p w14:paraId="73554D6C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multi_model.fit</w:t>
      </w:r>
      <w:proofErr w:type="spellEnd"/>
      <w:r w:rsidRPr="009953AF">
        <w:t>(</w:t>
      </w:r>
      <w:proofErr w:type="spellStart"/>
      <w:r w:rsidRPr="009953AF">
        <w:t>X_train</w:t>
      </w:r>
      <w:proofErr w:type="spellEnd"/>
      <w:r w:rsidRPr="009953AF">
        <w:t xml:space="preserve">, </w:t>
      </w:r>
      <w:proofErr w:type="spellStart"/>
      <w:r w:rsidRPr="009953AF">
        <w:t>y_train</w:t>
      </w:r>
      <w:proofErr w:type="spellEnd"/>
      <w:r w:rsidRPr="009953AF">
        <w:t>)</w:t>
      </w:r>
    </w:p>
    <w:p w14:paraId="2A88121C" w14:textId="77777777" w:rsidR="009953AF" w:rsidRPr="009953AF" w:rsidRDefault="009953AF" w:rsidP="009953AF">
      <w:pPr>
        <w:rPr>
          <w:rFonts w:hint="eastAsia"/>
        </w:rPr>
      </w:pPr>
      <w:proofErr w:type="spellStart"/>
      <w:r w:rsidRPr="009953AF">
        <w:t>y_pred</w:t>
      </w:r>
      <w:proofErr w:type="spellEnd"/>
      <w:r w:rsidRPr="009953AF">
        <w:t xml:space="preserve"> = </w:t>
      </w:r>
      <w:proofErr w:type="spellStart"/>
      <w:r w:rsidRPr="009953AF">
        <w:t>multi_model.predict</w:t>
      </w:r>
      <w:proofErr w:type="spellEnd"/>
      <w:r w:rsidRPr="009953AF">
        <w:t>(</w:t>
      </w:r>
      <w:proofErr w:type="spellStart"/>
      <w:r w:rsidRPr="009953AF">
        <w:t>X_val</w:t>
      </w:r>
      <w:proofErr w:type="spellEnd"/>
      <w:r w:rsidRPr="009953AF">
        <w:t>)</w:t>
      </w:r>
    </w:p>
    <w:p w14:paraId="412B88F9" w14:textId="77777777" w:rsidR="009953AF" w:rsidRPr="009953AF" w:rsidRDefault="009953AF" w:rsidP="009953AF">
      <w:pPr>
        <w:rPr>
          <w:rFonts w:hint="eastAsia"/>
        </w:rPr>
      </w:pPr>
      <w:r w:rsidRPr="009953AF">
        <w:rPr>
          <w:rFonts w:ascii="Segoe UI Emoji" w:hAnsi="Segoe UI Emoji" w:cs="Segoe UI Emoji"/>
        </w:rPr>
        <w:t>📌</w:t>
      </w:r>
      <w:r w:rsidRPr="009953AF">
        <w:t xml:space="preserve"> 优点：</w:t>
      </w:r>
    </w:p>
    <w:p w14:paraId="3E329944" w14:textId="77777777" w:rsidR="009953AF" w:rsidRPr="009953AF" w:rsidRDefault="009953AF" w:rsidP="009953AF">
      <w:pPr>
        <w:numPr>
          <w:ilvl w:val="0"/>
          <w:numId w:val="13"/>
        </w:numPr>
        <w:rPr>
          <w:rFonts w:hint="eastAsia"/>
        </w:rPr>
      </w:pPr>
      <w:r w:rsidRPr="009953AF">
        <w:t xml:space="preserve">不用关心 </w:t>
      </w:r>
      <w:proofErr w:type="spellStart"/>
      <w:r w:rsidRPr="009953AF">
        <w:t>num_class</w:t>
      </w:r>
      <w:proofErr w:type="spellEnd"/>
      <w:r w:rsidRPr="009953AF">
        <w:t xml:space="preserve"> 参数</w:t>
      </w:r>
    </w:p>
    <w:p w14:paraId="362E9341" w14:textId="77777777" w:rsidR="009953AF" w:rsidRPr="009953AF" w:rsidRDefault="009953AF" w:rsidP="009953AF">
      <w:pPr>
        <w:numPr>
          <w:ilvl w:val="0"/>
          <w:numId w:val="13"/>
        </w:numPr>
        <w:rPr>
          <w:rFonts w:hint="eastAsia"/>
        </w:rPr>
      </w:pPr>
      <w:r w:rsidRPr="009953AF">
        <w:t xml:space="preserve">接口清晰，适用于任何支持 </w:t>
      </w:r>
      <w:proofErr w:type="spellStart"/>
      <w:r w:rsidRPr="009953AF">
        <w:t>sklearn</w:t>
      </w:r>
      <w:proofErr w:type="spellEnd"/>
      <w:r w:rsidRPr="009953AF">
        <w:t xml:space="preserve"> API 的模型</w:t>
      </w:r>
    </w:p>
    <w:p w14:paraId="33D3FE61" w14:textId="77777777" w:rsidR="009953AF" w:rsidRPr="009953AF" w:rsidRDefault="009953AF" w:rsidP="009953AF">
      <w:pPr>
        <w:rPr>
          <w:rFonts w:hint="eastAsia"/>
        </w:rPr>
      </w:pPr>
      <w:r w:rsidRPr="009953AF">
        <w:rPr>
          <w:rFonts w:ascii="Segoe UI Emoji" w:hAnsi="Segoe UI Emoji" w:cs="Segoe UI Emoji"/>
        </w:rPr>
        <w:t>📌</w:t>
      </w:r>
      <w:r w:rsidRPr="009953AF">
        <w:t xml:space="preserve"> 缺点：</w:t>
      </w:r>
    </w:p>
    <w:p w14:paraId="66D299F1" w14:textId="77777777" w:rsidR="009953AF" w:rsidRPr="009953AF" w:rsidRDefault="009953AF" w:rsidP="009953AF">
      <w:pPr>
        <w:numPr>
          <w:ilvl w:val="0"/>
          <w:numId w:val="14"/>
        </w:numPr>
        <w:rPr>
          <w:rFonts w:hint="eastAsia"/>
        </w:rPr>
      </w:pPr>
      <w:r w:rsidRPr="009953AF">
        <w:t>实际上是训练多个模型（每个目标变量一个），不是共享结构</w:t>
      </w:r>
    </w:p>
    <w:p w14:paraId="38689010" w14:textId="77777777" w:rsidR="009953AF" w:rsidRPr="009953AF" w:rsidRDefault="00000000" w:rsidP="009953AF">
      <w:pPr>
        <w:rPr>
          <w:rFonts w:hint="eastAsia"/>
        </w:rPr>
      </w:pPr>
      <w:r>
        <w:pict w14:anchorId="00E61828">
          <v:rect id="_x0000_i1045" style="width:0;height:1.5pt" o:hralign="center" o:hrstd="t" o:hr="t" fillcolor="#a0a0a0" stroked="f"/>
        </w:pict>
      </w:r>
    </w:p>
    <w:p w14:paraId="1E6B83AA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推荐使用方式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494"/>
        <w:gridCol w:w="2876"/>
      </w:tblGrid>
      <w:tr w:rsidR="009953AF" w:rsidRPr="009953AF" w14:paraId="08CA2C01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6E009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方式</w:t>
            </w:r>
          </w:p>
        </w:tc>
        <w:tc>
          <w:tcPr>
            <w:tcW w:w="0" w:type="auto"/>
            <w:vAlign w:val="center"/>
            <w:hideMark/>
          </w:tcPr>
          <w:p w14:paraId="25ED737E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2174616C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缺点</w:t>
            </w:r>
          </w:p>
        </w:tc>
      </w:tr>
      <w:tr w:rsidR="009953AF" w:rsidRPr="009953AF" w14:paraId="40E464CD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C594" w14:textId="77777777" w:rsidR="009953AF" w:rsidRPr="009953AF" w:rsidRDefault="009953AF" w:rsidP="009953AF">
            <w:pPr>
              <w:rPr>
                <w:rFonts w:hint="eastAsia"/>
              </w:rPr>
            </w:pPr>
            <w:proofErr w:type="spellStart"/>
            <w:r w:rsidRPr="009953AF">
              <w:t>LightGBM</w:t>
            </w:r>
            <w:proofErr w:type="spellEnd"/>
            <w:r w:rsidRPr="009953AF">
              <w:t xml:space="preserve"> 原生 API + </w:t>
            </w:r>
            <w:proofErr w:type="spellStart"/>
            <w:r w:rsidRPr="009953AF">
              <w:t>num_class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6A6D7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参数少，共享树结构，预测快</w:t>
            </w:r>
          </w:p>
        </w:tc>
        <w:tc>
          <w:tcPr>
            <w:tcW w:w="0" w:type="auto"/>
            <w:vAlign w:val="center"/>
            <w:hideMark/>
          </w:tcPr>
          <w:p w14:paraId="32CB6B69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用起来有点不直观，社区文档不多</w:t>
            </w:r>
          </w:p>
        </w:tc>
      </w:tr>
      <w:tr w:rsidR="009953AF" w:rsidRPr="009953AF" w14:paraId="2BB37CBB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D528" w14:textId="77777777" w:rsidR="009953AF" w:rsidRPr="009953AF" w:rsidRDefault="009953AF" w:rsidP="009953AF">
            <w:pPr>
              <w:rPr>
                <w:rFonts w:hint="eastAsia"/>
              </w:rPr>
            </w:pPr>
            <w:proofErr w:type="spellStart"/>
            <w:r w:rsidRPr="009953AF">
              <w:t>sklearn</w:t>
            </w:r>
            <w:proofErr w:type="spellEnd"/>
            <w:r w:rsidRPr="009953AF">
              <w:t xml:space="preserve"> + </w:t>
            </w:r>
            <w:proofErr w:type="spellStart"/>
            <w:r w:rsidRPr="009953AF">
              <w:t>MultiOutputRegressor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D1A5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简单好用，适配性强</w:t>
            </w:r>
          </w:p>
        </w:tc>
        <w:tc>
          <w:tcPr>
            <w:tcW w:w="0" w:type="auto"/>
            <w:vAlign w:val="center"/>
            <w:hideMark/>
          </w:tcPr>
          <w:p w14:paraId="0958B8BA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>本质是多模型训练，不共享参数</w:t>
            </w:r>
          </w:p>
        </w:tc>
      </w:tr>
    </w:tbl>
    <w:p w14:paraId="1FC4DE83" w14:textId="77777777" w:rsidR="009953AF" w:rsidRPr="009953AF" w:rsidRDefault="00000000" w:rsidP="009953AF">
      <w:pPr>
        <w:rPr>
          <w:rFonts w:hint="eastAsia"/>
        </w:rPr>
      </w:pPr>
      <w:r>
        <w:pict w14:anchorId="16396404">
          <v:rect id="_x0000_i1046" style="width:0;height:1.5pt" o:hralign="center" o:hrstd="t" o:hr="t" fillcolor="#a0a0a0" stroked="f"/>
        </w:pict>
      </w:r>
    </w:p>
    <w:p w14:paraId="5E99137E" w14:textId="77777777" w:rsidR="009953AF" w:rsidRPr="009953AF" w:rsidRDefault="009953AF" w:rsidP="009953AF">
      <w:pPr>
        <w:rPr>
          <w:rFonts w:hint="eastAsia"/>
          <w:b/>
          <w:bCs/>
        </w:rPr>
      </w:pPr>
      <w:r w:rsidRPr="009953AF">
        <w:rPr>
          <w:rFonts w:ascii="Segoe UI Emoji" w:hAnsi="Segoe UI Emoji" w:cs="Segoe UI Emoji"/>
          <w:b/>
          <w:bCs/>
        </w:rPr>
        <w:t>✅</w:t>
      </w:r>
      <w:r w:rsidRPr="009953AF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4061"/>
      </w:tblGrid>
      <w:tr w:rsidR="009953AF" w:rsidRPr="009953AF" w14:paraId="21808D09" w14:textId="77777777" w:rsidTr="00995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DA2B0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21A71294" w14:textId="77777777" w:rsidR="009953AF" w:rsidRPr="009953AF" w:rsidRDefault="009953AF" w:rsidP="009953AF">
            <w:pPr>
              <w:rPr>
                <w:rFonts w:hint="eastAsia"/>
                <w:b/>
                <w:bCs/>
              </w:rPr>
            </w:pPr>
            <w:r w:rsidRPr="009953AF">
              <w:rPr>
                <w:b/>
                <w:bCs/>
              </w:rPr>
              <w:t>方法</w:t>
            </w:r>
          </w:p>
        </w:tc>
      </w:tr>
      <w:tr w:rsidR="009953AF" w:rsidRPr="009953AF" w14:paraId="6D030F42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60DE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使用 </w:t>
            </w:r>
            <w:proofErr w:type="spellStart"/>
            <w:r w:rsidRPr="009953AF">
              <w:t>LightGBM</w:t>
            </w:r>
            <w:proofErr w:type="spellEnd"/>
            <w:r w:rsidRPr="009953AF">
              <w:t xml:space="preserve"> 训练一个模型同时预测未来多步</w:t>
            </w:r>
          </w:p>
        </w:tc>
        <w:tc>
          <w:tcPr>
            <w:tcW w:w="0" w:type="auto"/>
            <w:vAlign w:val="center"/>
            <w:hideMark/>
          </w:tcPr>
          <w:p w14:paraId="7224133D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用原生 Dataset + </w:t>
            </w:r>
            <w:proofErr w:type="spellStart"/>
            <w:r w:rsidRPr="009953AF">
              <w:t>num_class</w:t>
            </w:r>
            <w:proofErr w:type="spellEnd"/>
          </w:p>
        </w:tc>
      </w:tr>
      <w:tr w:rsidR="009953AF" w:rsidRPr="009953AF" w14:paraId="2B8DB0B9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39CF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用 </w:t>
            </w:r>
            <w:proofErr w:type="spellStart"/>
            <w:r w:rsidRPr="009953AF">
              <w:t>sklearn</w:t>
            </w:r>
            <w:proofErr w:type="spellEnd"/>
            <w:r w:rsidRPr="009953AF">
              <w:t xml:space="preserve"> 风格、多模型组合</w:t>
            </w:r>
          </w:p>
        </w:tc>
        <w:tc>
          <w:tcPr>
            <w:tcW w:w="0" w:type="auto"/>
            <w:vAlign w:val="center"/>
            <w:hideMark/>
          </w:tcPr>
          <w:p w14:paraId="5E4F8427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</w:t>
            </w:r>
            <w:proofErr w:type="spellStart"/>
            <w:r w:rsidRPr="009953AF">
              <w:t>MultiOutputRegressor</w:t>
            </w:r>
            <w:proofErr w:type="spellEnd"/>
            <w:r w:rsidRPr="009953AF">
              <w:t>(</w:t>
            </w:r>
            <w:proofErr w:type="spellStart"/>
            <w:r w:rsidRPr="009953AF">
              <w:t>LGBMRegressor</w:t>
            </w:r>
            <w:proofErr w:type="spellEnd"/>
            <w:r w:rsidRPr="009953AF">
              <w:t>())</w:t>
            </w:r>
          </w:p>
        </w:tc>
      </w:tr>
      <w:tr w:rsidR="009953AF" w:rsidRPr="009953AF" w14:paraId="1CE9D6A3" w14:textId="77777777" w:rsidTr="0099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79E7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t xml:space="preserve">想切换 </w:t>
            </w:r>
            <w:proofErr w:type="spellStart"/>
            <w:r w:rsidRPr="009953AF">
              <w:t>XGBoost</w:t>
            </w:r>
            <w:proofErr w:type="spellEnd"/>
            <w:r w:rsidRPr="009953AF">
              <w:t xml:space="preserve"> → </w:t>
            </w:r>
            <w:proofErr w:type="spellStart"/>
            <w:r w:rsidRPr="009953AF">
              <w:t>LightGBM</w:t>
            </w:r>
            <w:proofErr w:type="spellEnd"/>
            <w:r w:rsidRPr="009953AF">
              <w:t xml:space="preserve"> 并支持多步预测</w:t>
            </w:r>
          </w:p>
        </w:tc>
        <w:tc>
          <w:tcPr>
            <w:tcW w:w="0" w:type="auto"/>
            <w:vAlign w:val="center"/>
            <w:hideMark/>
          </w:tcPr>
          <w:p w14:paraId="1A6E84D0" w14:textId="77777777" w:rsidR="009953AF" w:rsidRPr="009953AF" w:rsidRDefault="009953AF" w:rsidP="009953AF">
            <w:pPr>
              <w:rPr>
                <w:rFonts w:hint="eastAsia"/>
              </w:rPr>
            </w:pPr>
            <w:r w:rsidRPr="009953AF">
              <w:rPr>
                <w:rFonts w:ascii="Segoe UI Emoji" w:hAnsi="Segoe UI Emoji" w:cs="Segoe UI Emoji"/>
              </w:rPr>
              <w:t>✅</w:t>
            </w:r>
            <w:r w:rsidRPr="009953AF">
              <w:t xml:space="preserve"> </w:t>
            </w:r>
            <w:proofErr w:type="spellStart"/>
            <w:r w:rsidRPr="009953AF">
              <w:t>LightGBM</w:t>
            </w:r>
            <w:proofErr w:type="spellEnd"/>
            <w:r w:rsidRPr="009953AF">
              <w:t xml:space="preserve"> 更适合此类结构</w:t>
            </w:r>
          </w:p>
        </w:tc>
      </w:tr>
    </w:tbl>
    <w:p w14:paraId="51DBF219" w14:textId="77777777" w:rsidR="009953AF" w:rsidRPr="009953AF" w:rsidRDefault="00000000" w:rsidP="009953AF">
      <w:pPr>
        <w:rPr>
          <w:rFonts w:hint="eastAsia"/>
        </w:rPr>
      </w:pPr>
      <w:r>
        <w:pict w14:anchorId="32BEAABF">
          <v:rect id="_x0000_i1047" style="width:0;height:1.5pt" o:hralign="center" o:hrstd="t" o:hr="t" fillcolor="#a0a0a0" stroked="f"/>
        </w:pict>
      </w:r>
    </w:p>
    <w:p w14:paraId="7DE37C79" w14:textId="77777777" w:rsidR="009953AF" w:rsidRPr="009953AF" w:rsidRDefault="009953AF" w:rsidP="009953AF">
      <w:pPr>
        <w:rPr>
          <w:rFonts w:hint="eastAsia"/>
        </w:rPr>
      </w:pPr>
      <w:r w:rsidRPr="009953AF">
        <w:t>如果你有一个具体的训练窗口 / 预测步长场景（比如滑动窗口预测未来7天），我可以帮你</w:t>
      </w:r>
      <w:r w:rsidRPr="009953AF">
        <w:lastRenderedPageBreak/>
        <w:t>写一个</w:t>
      </w:r>
      <w:r w:rsidRPr="009953AF">
        <w:rPr>
          <w:b/>
          <w:bCs/>
        </w:rPr>
        <w:t xml:space="preserve">完整的多目标 </w:t>
      </w:r>
      <w:proofErr w:type="spellStart"/>
      <w:r w:rsidRPr="009953AF">
        <w:rPr>
          <w:b/>
          <w:bCs/>
        </w:rPr>
        <w:t>LightGBM</w:t>
      </w:r>
      <w:proofErr w:type="spellEnd"/>
      <w:r w:rsidRPr="009953AF">
        <w:rPr>
          <w:b/>
          <w:bCs/>
        </w:rPr>
        <w:t xml:space="preserve"> 时间序列预测框架</w:t>
      </w:r>
      <w:r w:rsidRPr="009953AF">
        <w:t>。你希望用哪种接口？</w:t>
      </w:r>
      <w:proofErr w:type="spellStart"/>
      <w:r w:rsidRPr="009953AF">
        <w:t>lgb.train</w:t>
      </w:r>
      <w:proofErr w:type="spellEnd"/>
      <w:r w:rsidRPr="009953AF">
        <w:t xml:space="preserve"> 还是 </w:t>
      </w:r>
      <w:proofErr w:type="spellStart"/>
      <w:r w:rsidRPr="009953AF">
        <w:t>LGBMRegressor</w:t>
      </w:r>
      <w:proofErr w:type="spellEnd"/>
      <w:r w:rsidRPr="009953AF">
        <w:t xml:space="preserve"> 呢？</w:t>
      </w:r>
    </w:p>
    <w:p w14:paraId="0B244023" w14:textId="77777777" w:rsidR="009953AF" w:rsidRDefault="009953AF">
      <w:pPr>
        <w:rPr>
          <w:rFonts w:hint="eastAsia"/>
        </w:rPr>
      </w:pPr>
    </w:p>
    <w:p w14:paraId="70A6308D" w14:textId="77777777" w:rsidR="00AA7A40" w:rsidRDefault="00AA7A40">
      <w:pPr>
        <w:rPr>
          <w:rFonts w:hint="eastAsia"/>
        </w:rPr>
      </w:pPr>
    </w:p>
    <w:p w14:paraId="78AE72DD" w14:textId="77777777" w:rsidR="00AA7A40" w:rsidRDefault="00AA7A40">
      <w:pPr>
        <w:rPr>
          <w:rFonts w:hint="eastAsia"/>
        </w:rPr>
      </w:pPr>
    </w:p>
    <w:p w14:paraId="11A0C558" w14:textId="77777777" w:rsidR="00AA7A40" w:rsidRPr="00AA7A40" w:rsidRDefault="00AA7A40" w:rsidP="00AA7A40">
      <w:pPr>
        <w:rPr>
          <w:rFonts w:hint="eastAsia"/>
        </w:rPr>
      </w:pPr>
      <w:r w:rsidRPr="00AA7A40">
        <w:t>好的！下面我会帮你把这个 LSTM 多步预测模型改造成支持**分位数回归（Quantile Regression）**的版本，用于生成预测区间。</w:t>
      </w:r>
    </w:p>
    <w:p w14:paraId="5FBF8560" w14:textId="77777777" w:rsidR="00AA7A40" w:rsidRPr="00AA7A40" w:rsidRDefault="00000000" w:rsidP="00AA7A40">
      <w:pPr>
        <w:rPr>
          <w:rFonts w:hint="eastAsia"/>
        </w:rPr>
      </w:pPr>
      <w:r>
        <w:pict w14:anchorId="73B0EF1E">
          <v:rect id="_x0000_i1048" style="width:0;height:1.5pt" o:hralign="center" o:hrstd="t" o:hr="t" fillcolor="#a0a0a0" stroked="f"/>
        </w:pict>
      </w:r>
    </w:p>
    <w:p w14:paraId="516CADDC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什么是分位数回归（Quantile Loss）</w:t>
      </w:r>
    </w:p>
    <w:p w14:paraId="51569FAC" w14:textId="77777777" w:rsidR="00AA7A40" w:rsidRPr="00AA7A40" w:rsidRDefault="00AA7A40" w:rsidP="00AA7A40">
      <w:pPr>
        <w:rPr>
          <w:rFonts w:hint="eastAsia"/>
        </w:rPr>
      </w:pPr>
      <w:r w:rsidRPr="00AA7A40">
        <w:t xml:space="preserve">分位数回归的损失函数叫做 </w:t>
      </w:r>
      <w:r w:rsidRPr="00AA7A40">
        <w:rPr>
          <w:b/>
          <w:bCs/>
        </w:rPr>
        <w:t>Pinball Loss（或称 Quantile Loss）</w:t>
      </w:r>
      <w:r w:rsidRPr="00AA7A40">
        <w:t>，用于估计给定分位数 q 的预测值。常用于预测上下置信区间。</w:t>
      </w:r>
    </w:p>
    <w:p w14:paraId="03385FA8" w14:textId="77777777" w:rsidR="00AA7A40" w:rsidRPr="00AA7A40" w:rsidRDefault="00AA7A40" w:rsidP="00AA7A40">
      <w:pPr>
        <w:rPr>
          <w:rFonts w:hint="eastAsia"/>
        </w:rPr>
      </w:pPr>
      <w:r w:rsidRPr="00AA7A40">
        <w:t>Pinball Loss 定义如下：</w:t>
      </w:r>
    </w:p>
    <w:p w14:paraId="24BA5F2A" w14:textId="77777777" w:rsidR="00AA7A40" w:rsidRPr="00AA7A40" w:rsidRDefault="00AA7A40" w:rsidP="00AA7A40">
      <w:pPr>
        <w:rPr>
          <w:rFonts w:hint="eastAsia"/>
        </w:rPr>
      </w:pPr>
      <w:proofErr w:type="spellStart"/>
      <w:r w:rsidRPr="00AA7A40">
        <w:t>lossq</w:t>
      </w:r>
      <w:proofErr w:type="spellEnd"/>
      <w:r w:rsidRPr="00AA7A40">
        <w:t>(</w:t>
      </w:r>
      <w:proofErr w:type="spellStart"/>
      <w:r w:rsidRPr="00AA7A40">
        <w:t>y,y</w:t>
      </w:r>
      <w:proofErr w:type="spellEnd"/>
      <w:r w:rsidRPr="00AA7A40">
        <w:t>^)=max</w:t>
      </w:r>
      <w:r w:rsidRPr="00AA7A40">
        <w:rPr>
          <w:rFonts w:ascii="Cambria Math" w:hAnsi="Cambria Math" w:cs="Cambria Math"/>
        </w:rPr>
        <w:t>⁡</w:t>
      </w:r>
      <w:r w:rsidRPr="00AA7A40">
        <w:t>(q</w:t>
      </w:r>
      <w:r w:rsidRPr="00AA7A40">
        <w:rPr>
          <w:rFonts w:ascii="Cambria Math" w:hAnsi="Cambria Math" w:cs="Cambria Math"/>
        </w:rPr>
        <w:t>⋅</w:t>
      </w:r>
      <w:r w:rsidRPr="00AA7A40">
        <w:t>(y</w:t>
      </w:r>
      <w:r w:rsidRPr="00AA7A40">
        <w:rPr>
          <w:rFonts w:ascii="Cambria Math" w:hAnsi="Cambria Math" w:cs="Cambria Math"/>
        </w:rPr>
        <w:t>−</w:t>
      </w:r>
      <w:r w:rsidRPr="00AA7A40">
        <w:t>y^),</w:t>
      </w:r>
      <w:r w:rsidRPr="00AA7A40">
        <w:rPr>
          <w:rFonts w:ascii="等线" w:eastAsia="等线" w:hAnsi="等线" w:cs="等线" w:hint="eastAsia"/>
        </w:rPr>
        <w:t> </w:t>
      </w:r>
      <w:r w:rsidRPr="00AA7A40">
        <w:t>(q</w:t>
      </w:r>
      <w:r w:rsidRPr="00AA7A40">
        <w:rPr>
          <w:rFonts w:ascii="Cambria Math" w:hAnsi="Cambria Math" w:cs="Cambria Math"/>
        </w:rPr>
        <w:t>−</w:t>
      </w:r>
      <w:r w:rsidRPr="00AA7A40">
        <w:t>1)</w:t>
      </w:r>
      <w:r w:rsidRPr="00AA7A40">
        <w:rPr>
          <w:rFonts w:ascii="Cambria Math" w:hAnsi="Cambria Math" w:cs="Cambria Math"/>
        </w:rPr>
        <w:t>⋅</w:t>
      </w:r>
      <w:r w:rsidRPr="00AA7A40">
        <w:t>(y</w:t>
      </w:r>
      <w:r w:rsidRPr="00AA7A40">
        <w:rPr>
          <w:rFonts w:ascii="Cambria Math" w:hAnsi="Cambria Math" w:cs="Cambria Math"/>
        </w:rPr>
        <w:t>−</w:t>
      </w:r>
      <w:r w:rsidRPr="00AA7A40">
        <w:t>y^))\text{loss}_q(y, \hat{y}) = \max(q \</w:t>
      </w:r>
      <w:proofErr w:type="spellStart"/>
      <w:r w:rsidRPr="00AA7A40">
        <w:t>cdot</w:t>
      </w:r>
      <w:proofErr w:type="spellEnd"/>
      <w:r w:rsidRPr="00AA7A40">
        <w:t xml:space="preserve"> (y - \hat{y}),\ (q - 1) \</w:t>
      </w:r>
      <w:proofErr w:type="spellStart"/>
      <w:r w:rsidRPr="00AA7A40">
        <w:t>cdot</w:t>
      </w:r>
      <w:proofErr w:type="spellEnd"/>
      <w:r w:rsidRPr="00AA7A40">
        <w:t xml:space="preserve"> (y - \hat{y})) </w:t>
      </w:r>
    </w:p>
    <w:p w14:paraId="1CE18B67" w14:textId="77777777" w:rsidR="00AA7A40" w:rsidRPr="00AA7A40" w:rsidRDefault="00000000" w:rsidP="00AA7A40">
      <w:pPr>
        <w:rPr>
          <w:rFonts w:hint="eastAsia"/>
        </w:rPr>
      </w:pPr>
      <w:r>
        <w:pict w14:anchorId="65D23C25">
          <v:rect id="_x0000_i1049" style="width:0;height:1.5pt" o:hralign="center" o:hrstd="t" o:hr="t" fillcolor="#a0a0a0" stroked="f"/>
        </w:pict>
      </w:r>
    </w:p>
    <w:p w14:paraId="13ADC14B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改造目标：</w:t>
      </w:r>
    </w:p>
    <w:p w14:paraId="0BDD09AE" w14:textId="77777777" w:rsidR="00AA7A40" w:rsidRPr="00AA7A40" w:rsidRDefault="00AA7A40" w:rsidP="00AA7A40">
      <w:pPr>
        <w:numPr>
          <w:ilvl w:val="0"/>
          <w:numId w:val="15"/>
        </w:numPr>
        <w:rPr>
          <w:rFonts w:hint="eastAsia"/>
        </w:rPr>
      </w:pPr>
      <w:r w:rsidRPr="00AA7A40">
        <w:t xml:space="preserve">我们要让模型 </w:t>
      </w:r>
      <w:r w:rsidRPr="00AA7A40">
        <w:rPr>
          <w:b/>
          <w:bCs/>
        </w:rPr>
        <w:t>输出多个分位数（如 0.1, 0.5, 0.9）</w:t>
      </w:r>
    </w:p>
    <w:p w14:paraId="39C90ADD" w14:textId="77777777" w:rsidR="00AA7A40" w:rsidRPr="00AA7A40" w:rsidRDefault="00AA7A40" w:rsidP="00AA7A40">
      <w:pPr>
        <w:numPr>
          <w:ilvl w:val="0"/>
          <w:numId w:val="15"/>
        </w:numPr>
        <w:rPr>
          <w:rFonts w:hint="eastAsia"/>
        </w:rPr>
      </w:pPr>
      <w:r w:rsidRPr="00AA7A40">
        <w:t xml:space="preserve">每个分位数都预测未来 N 步 → 输出维度是 </w:t>
      </w:r>
      <w:proofErr w:type="spellStart"/>
      <w:r w:rsidRPr="00AA7A40">
        <w:t>num_quantiles</w:t>
      </w:r>
      <w:proofErr w:type="spellEnd"/>
      <w:r w:rsidRPr="00AA7A40">
        <w:t xml:space="preserve"> × </w:t>
      </w:r>
      <w:proofErr w:type="spellStart"/>
      <w:r w:rsidRPr="00AA7A40">
        <w:t>output_len</w:t>
      </w:r>
      <w:proofErr w:type="spellEnd"/>
    </w:p>
    <w:p w14:paraId="70B29207" w14:textId="77777777" w:rsidR="00AA7A40" w:rsidRPr="00AA7A40" w:rsidRDefault="00AA7A40" w:rsidP="00AA7A40">
      <w:pPr>
        <w:numPr>
          <w:ilvl w:val="0"/>
          <w:numId w:val="15"/>
        </w:numPr>
        <w:rPr>
          <w:rFonts w:hint="eastAsia"/>
        </w:rPr>
      </w:pPr>
      <w:r w:rsidRPr="00AA7A40">
        <w:t>损失函数改为分位数损失</w:t>
      </w:r>
    </w:p>
    <w:p w14:paraId="0D991D44" w14:textId="77777777" w:rsidR="00AA7A40" w:rsidRPr="00AA7A40" w:rsidRDefault="00000000" w:rsidP="00AA7A40">
      <w:pPr>
        <w:rPr>
          <w:rFonts w:hint="eastAsia"/>
        </w:rPr>
      </w:pPr>
      <w:r>
        <w:pict w14:anchorId="4D5A4729">
          <v:rect id="_x0000_i1050" style="width:0;height:1.5pt" o:hralign="center" o:hrstd="t" o:hr="t" fillcolor="#a0a0a0" stroked="f"/>
        </w:pict>
      </w:r>
    </w:p>
    <w:p w14:paraId="460483F5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改造后的代码</w:t>
      </w:r>
    </w:p>
    <w:p w14:paraId="36472812" w14:textId="77777777" w:rsidR="00AA7A40" w:rsidRPr="00AA7A40" w:rsidRDefault="00AA7A40" w:rsidP="00AA7A40">
      <w:pPr>
        <w:rPr>
          <w:rFonts w:hint="eastAsia"/>
        </w:rPr>
      </w:pPr>
      <w:r w:rsidRPr="00AA7A40">
        <w:t>import torch</w:t>
      </w:r>
    </w:p>
    <w:p w14:paraId="62D8FAC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import </w:t>
      </w:r>
      <w:proofErr w:type="spellStart"/>
      <w:r w:rsidRPr="00AA7A40">
        <w:t>torch.nn</w:t>
      </w:r>
      <w:proofErr w:type="spellEnd"/>
      <w:r w:rsidRPr="00AA7A40">
        <w:t xml:space="preserve"> as </w:t>
      </w:r>
      <w:proofErr w:type="spellStart"/>
      <w:r w:rsidRPr="00AA7A40">
        <w:t>nn</w:t>
      </w:r>
      <w:proofErr w:type="spellEnd"/>
    </w:p>
    <w:p w14:paraId="39188B24" w14:textId="77777777" w:rsidR="00AA7A40" w:rsidRPr="00AA7A40" w:rsidRDefault="00AA7A40" w:rsidP="00AA7A40">
      <w:pPr>
        <w:rPr>
          <w:rFonts w:hint="eastAsia"/>
        </w:rPr>
      </w:pPr>
      <w:r w:rsidRPr="00AA7A40">
        <w:t xml:space="preserve">from </w:t>
      </w:r>
      <w:proofErr w:type="spellStart"/>
      <w:r w:rsidRPr="00AA7A40">
        <w:t>torch.utils.data</w:t>
      </w:r>
      <w:proofErr w:type="spellEnd"/>
      <w:r w:rsidRPr="00AA7A40">
        <w:t xml:space="preserve"> import Dataset, </w:t>
      </w:r>
      <w:proofErr w:type="spellStart"/>
      <w:r w:rsidRPr="00AA7A40">
        <w:t>DataLoader</w:t>
      </w:r>
      <w:proofErr w:type="spellEnd"/>
    </w:p>
    <w:p w14:paraId="7D9EB36C" w14:textId="77777777" w:rsidR="00AA7A40" w:rsidRPr="00AA7A40" w:rsidRDefault="00AA7A40" w:rsidP="00AA7A40">
      <w:pPr>
        <w:rPr>
          <w:rFonts w:hint="eastAsia"/>
        </w:rPr>
      </w:pPr>
      <w:r w:rsidRPr="00AA7A40">
        <w:t xml:space="preserve">import </w:t>
      </w:r>
      <w:proofErr w:type="spellStart"/>
      <w:r w:rsidRPr="00AA7A40">
        <w:t>numpy</w:t>
      </w:r>
      <w:proofErr w:type="spellEnd"/>
      <w:r w:rsidRPr="00AA7A40">
        <w:t xml:space="preserve"> as np</w:t>
      </w:r>
    </w:p>
    <w:p w14:paraId="4C564426" w14:textId="77777777" w:rsidR="00AA7A40" w:rsidRPr="00AA7A40" w:rsidRDefault="00AA7A40" w:rsidP="00AA7A40">
      <w:pPr>
        <w:rPr>
          <w:rFonts w:hint="eastAsia"/>
        </w:rPr>
      </w:pPr>
    </w:p>
    <w:p w14:paraId="248140D8" w14:textId="77777777" w:rsidR="00AA7A40" w:rsidRPr="00AA7A40" w:rsidRDefault="00AA7A40" w:rsidP="00AA7A40">
      <w:pPr>
        <w:rPr>
          <w:rFonts w:hint="eastAsia"/>
        </w:rPr>
      </w:pPr>
      <w:r w:rsidRPr="00AA7A40">
        <w:t># ==== 1. 数据集结构相同 ====</w:t>
      </w:r>
    </w:p>
    <w:p w14:paraId="0DA16C8C" w14:textId="77777777" w:rsidR="00AA7A40" w:rsidRPr="00AA7A40" w:rsidRDefault="00AA7A40" w:rsidP="00AA7A40">
      <w:pPr>
        <w:rPr>
          <w:rFonts w:hint="eastAsia"/>
        </w:rPr>
      </w:pPr>
    </w:p>
    <w:p w14:paraId="04CDF4AE" w14:textId="77777777" w:rsidR="00AA7A40" w:rsidRPr="00AA7A40" w:rsidRDefault="00AA7A40" w:rsidP="00AA7A40">
      <w:pPr>
        <w:rPr>
          <w:rFonts w:hint="eastAsia"/>
        </w:rPr>
      </w:pPr>
      <w:r w:rsidRPr="00AA7A40">
        <w:t xml:space="preserve">class </w:t>
      </w:r>
      <w:proofErr w:type="spellStart"/>
      <w:r w:rsidRPr="00AA7A40">
        <w:t>TimeSeriesDataset</w:t>
      </w:r>
      <w:proofErr w:type="spellEnd"/>
      <w:r w:rsidRPr="00AA7A40">
        <w:t>(Dataset):</w:t>
      </w:r>
    </w:p>
    <w:p w14:paraId="6C306511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def __</w:t>
      </w:r>
      <w:proofErr w:type="spellStart"/>
      <w:r w:rsidRPr="00AA7A40">
        <w:t>init</w:t>
      </w:r>
      <w:proofErr w:type="spellEnd"/>
      <w:r w:rsidRPr="00AA7A40">
        <w:t xml:space="preserve">__(self, data, </w:t>
      </w:r>
      <w:proofErr w:type="spellStart"/>
      <w:r w:rsidRPr="00AA7A40">
        <w:t>input_len</w:t>
      </w:r>
      <w:proofErr w:type="spellEnd"/>
      <w:r w:rsidRPr="00AA7A40">
        <w:t xml:space="preserve">, </w:t>
      </w:r>
      <w:proofErr w:type="spellStart"/>
      <w:r w:rsidRPr="00AA7A40">
        <w:t>output_len</w:t>
      </w:r>
      <w:proofErr w:type="spellEnd"/>
      <w:r w:rsidRPr="00AA7A40">
        <w:t>):</w:t>
      </w:r>
    </w:p>
    <w:p w14:paraId="17A21D5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self.X</w:t>
      </w:r>
      <w:proofErr w:type="spellEnd"/>
      <w:r w:rsidRPr="00AA7A40">
        <w:t xml:space="preserve"> = []</w:t>
      </w:r>
    </w:p>
    <w:p w14:paraId="414B3B56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self.y</w:t>
      </w:r>
      <w:proofErr w:type="spellEnd"/>
      <w:r w:rsidRPr="00AA7A40">
        <w:t xml:space="preserve"> = []</w:t>
      </w:r>
    </w:p>
    <w:p w14:paraId="7E3031B3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for </w:t>
      </w:r>
      <w:proofErr w:type="spellStart"/>
      <w:r w:rsidRPr="00AA7A40">
        <w:t>i</w:t>
      </w:r>
      <w:proofErr w:type="spellEnd"/>
      <w:r w:rsidRPr="00AA7A40">
        <w:t xml:space="preserve"> in range(</w:t>
      </w:r>
      <w:proofErr w:type="spellStart"/>
      <w:r w:rsidRPr="00AA7A40">
        <w:t>len</w:t>
      </w:r>
      <w:proofErr w:type="spellEnd"/>
      <w:r w:rsidRPr="00AA7A40">
        <w:t xml:space="preserve">(data) - </w:t>
      </w:r>
      <w:proofErr w:type="spellStart"/>
      <w:r w:rsidRPr="00AA7A40">
        <w:t>input_len</w:t>
      </w:r>
      <w:proofErr w:type="spellEnd"/>
      <w:r w:rsidRPr="00AA7A40">
        <w:t xml:space="preserve"> - </w:t>
      </w:r>
      <w:proofErr w:type="spellStart"/>
      <w:r w:rsidRPr="00AA7A40">
        <w:t>output_len</w:t>
      </w:r>
      <w:proofErr w:type="spellEnd"/>
      <w:r w:rsidRPr="00AA7A40">
        <w:t>):</w:t>
      </w:r>
    </w:p>
    <w:p w14:paraId="19EF899B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self.X.append</w:t>
      </w:r>
      <w:proofErr w:type="spellEnd"/>
      <w:r w:rsidRPr="00AA7A40">
        <w:t>(data[</w:t>
      </w:r>
      <w:proofErr w:type="spellStart"/>
      <w:r w:rsidRPr="00AA7A40">
        <w:t>i:i+input_len</w:t>
      </w:r>
      <w:proofErr w:type="spellEnd"/>
      <w:r w:rsidRPr="00AA7A40">
        <w:t>])</w:t>
      </w:r>
    </w:p>
    <w:p w14:paraId="157EB03D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self.y.append</w:t>
      </w:r>
      <w:proofErr w:type="spellEnd"/>
      <w:r w:rsidRPr="00AA7A40">
        <w:t>(data[</w:t>
      </w:r>
      <w:proofErr w:type="spellStart"/>
      <w:r w:rsidRPr="00AA7A40">
        <w:t>i+input_len:i+input_len+output_len</w:t>
      </w:r>
      <w:proofErr w:type="spellEnd"/>
      <w:r w:rsidRPr="00AA7A40">
        <w:t>])</w:t>
      </w:r>
    </w:p>
    <w:p w14:paraId="383BDF1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self.X</w:t>
      </w:r>
      <w:proofErr w:type="spellEnd"/>
      <w:r w:rsidRPr="00AA7A40">
        <w:t xml:space="preserve"> = </w:t>
      </w:r>
      <w:proofErr w:type="spellStart"/>
      <w:r w:rsidRPr="00AA7A40">
        <w:t>torch.tensor</w:t>
      </w:r>
      <w:proofErr w:type="spellEnd"/>
      <w:r w:rsidRPr="00AA7A40">
        <w:t>(</w:t>
      </w:r>
      <w:proofErr w:type="spellStart"/>
      <w:r w:rsidRPr="00AA7A40">
        <w:t>self.X</w:t>
      </w:r>
      <w:proofErr w:type="spellEnd"/>
      <w:r w:rsidRPr="00AA7A40">
        <w:t xml:space="preserve">, </w:t>
      </w:r>
      <w:proofErr w:type="spellStart"/>
      <w:r w:rsidRPr="00AA7A40">
        <w:t>dtype</w:t>
      </w:r>
      <w:proofErr w:type="spellEnd"/>
      <w:r w:rsidRPr="00AA7A40">
        <w:t>=torch.float32).</w:t>
      </w:r>
      <w:proofErr w:type="spellStart"/>
      <w:r w:rsidRPr="00AA7A40">
        <w:t>unsqueeze</w:t>
      </w:r>
      <w:proofErr w:type="spellEnd"/>
      <w:r w:rsidRPr="00AA7A40">
        <w:t xml:space="preserve">(-1)  # (N, </w:t>
      </w:r>
      <w:proofErr w:type="spellStart"/>
      <w:r w:rsidRPr="00AA7A40">
        <w:t>input_len</w:t>
      </w:r>
      <w:proofErr w:type="spellEnd"/>
      <w:r w:rsidRPr="00AA7A40">
        <w:t>, 1)</w:t>
      </w:r>
    </w:p>
    <w:p w14:paraId="6BEA416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self.y</w:t>
      </w:r>
      <w:proofErr w:type="spellEnd"/>
      <w:r w:rsidRPr="00AA7A40">
        <w:t xml:space="preserve"> = </w:t>
      </w:r>
      <w:proofErr w:type="spellStart"/>
      <w:r w:rsidRPr="00AA7A40">
        <w:t>torch.tensor</w:t>
      </w:r>
      <w:proofErr w:type="spellEnd"/>
      <w:r w:rsidRPr="00AA7A40">
        <w:t>(</w:t>
      </w:r>
      <w:proofErr w:type="spellStart"/>
      <w:r w:rsidRPr="00AA7A40">
        <w:t>self.y</w:t>
      </w:r>
      <w:proofErr w:type="spellEnd"/>
      <w:r w:rsidRPr="00AA7A40">
        <w:t xml:space="preserve">, </w:t>
      </w:r>
      <w:proofErr w:type="spellStart"/>
      <w:r w:rsidRPr="00AA7A40">
        <w:t>dtype</w:t>
      </w:r>
      <w:proofErr w:type="spellEnd"/>
      <w:r w:rsidRPr="00AA7A40">
        <w:t xml:space="preserve">=torch.float32)                # (N, </w:t>
      </w:r>
      <w:proofErr w:type="spellStart"/>
      <w:r w:rsidRPr="00AA7A40">
        <w:t>output_len</w:t>
      </w:r>
      <w:proofErr w:type="spellEnd"/>
      <w:r w:rsidRPr="00AA7A40">
        <w:t>)</w:t>
      </w:r>
    </w:p>
    <w:p w14:paraId="14DC1AA3" w14:textId="77777777" w:rsidR="00AA7A40" w:rsidRPr="00AA7A40" w:rsidRDefault="00AA7A40" w:rsidP="00AA7A40">
      <w:pPr>
        <w:rPr>
          <w:rFonts w:hint="eastAsia"/>
        </w:rPr>
      </w:pPr>
    </w:p>
    <w:p w14:paraId="5AF68966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def __</w:t>
      </w:r>
      <w:proofErr w:type="spellStart"/>
      <w:r w:rsidRPr="00AA7A40">
        <w:t>len</w:t>
      </w:r>
      <w:proofErr w:type="spellEnd"/>
      <w:r w:rsidRPr="00AA7A40">
        <w:t>__(self):</w:t>
      </w:r>
    </w:p>
    <w:p w14:paraId="3F01F202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return </w:t>
      </w:r>
      <w:proofErr w:type="spellStart"/>
      <w:r w:rsidRPr="00AA7A40">
        <w:t>len</w:t>
      </w:r>
      <w:proofErr w:type="spellEnd"/>
      <w:r w:rsidRPr="00AA7A40">
        <w:t>(</w:t>
      </w:r>
      <w:proofErr w:type="spellStart"/>
      <w:r w:rsidRPr="00AA7A40">
        <w:t>self.X</w:t>
      </w:r>
      <w:proofErr w:type="spellEnd"/>
      <w:r w:rsidRPr="00AA7A40">
        <w:t>)</w:t>
      </w:r>
    </w:p>
    <w:p w14:paraId="48AE1C67" w14:textId="77777777" w:rsidR="00AA7A40" w:rsidRPr="00AA7A40" w:rsidRDefault="00AA7A40" w:rsidP="00AA7A40">
      <w:pPr>
        <w:rPr>
          <w:rFonts w:hint="eastAsia"/>
        </w:rPr>
      </w:pPr>
    </w:p>
    <w:p w14:paraId="5A8487EA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def __</w:t>
      </w:r>
      <w:proofErr w:type="spellStart"/>
      <w:r w:rsidRPr="00AA7A40">
        <w:t>getitem</w:t>
      </w:r>
      <w:proofErr w:type="spellEnd"/>
      <w:r w:rsidRPr="00AA7A40">
        <w:t xml:space="preserve">__(self, </w:t>
      </w:r>
      <w:proofErr w:type="spellStart"/>
      <w:r w:rsidRPr="00AA7A40">
        <w:t>idx</w:t>
      </w:r>
      <w:proofErr w:type="spellEnd"/>
      <w:r w:rsidRPr="00AA7A40">
        <w:t>):</w:t>
      </w:r>
    </w:p>
    <w:p w14:paraId="295EF673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return </w:t>
      </w:r>
      <w:proofErr w:type="spellStart"/>
      <w:r w:rsidRPr="00AA7A40">
        <w:t>self.X</w:t>
      </w:r>
      <w:proofErr w:type="spellEnd"/>
      <w:r w:rsidRPr="00AA7A40">
        <w:t>[</w:t>
      </w:r>
      <w:proofErr w:type="spellStart"/>
      <w:r w:rsidRPr="00AA7A40">
        <w:t>idx</w:t>
      </w:r>
      <w:proofErr w:type="spellEnd"/>
      <w:r w:rsidRPr="00AA7A40">
        <w:t xml:space="preserve">], </w:t>
      </w:r>
      <w:proofErr w:type="spellStart"/>
      <w:r w:rsidRPr="00AA7A40">
        <w:t>self.y</w:t>
      </w:r>
      <w:proofErr w:type="spellEnd"/>
      <w:r w:rsidRPr="00AA7A40">
        <w:t>[</w:t>
      </w:r>
      <w:proofErr w:type="spellStart"/>
      <w:r w:rsidRPr="00AA7A40">
        <w:t>idx</w:t>
      </w:r>
      <w:proofErr w:type="spellEnd"/>
      <w:r w:rsidRPr="00AA7A40">
        <w:t>]</w:t>
      </w:r>
    </w:p>
    <w:p w14:paraId="3B215678" w14:textId="77777777" w:rsidR="00AA7A40" w:rsidRPr="00AA7A40" w:rsidRDefault="00AA7A40" w:rsidP="00AA7A40">
      <w:pPr>
        <w:rPr>
          <w:rFonts w:hint="eastAsia"/>
        </w:rPr>
      </w:pPr>
    </w:p>
    <w:p w14:paraId="08FF1862" w14:textId="77777777" w:rsidR="00AA7A40" w:rsidRPr="00AA7A40" w:rsidRDefault="00AA7A40" w:rsidP="00AA7A40">
      <w:pPr>
        <w:rPr>
          <w:rFonts w:hint="eastAsia"/>
        </w:rPr>
      </w:pPr>
    </w:p>
    <w:p w14:paraId="3D571276" w14:textId="77777777" w:rsidR="00AA7A40" w:rsidRPr="00AA7A40" w:rsidRDefault="00AA7A40" w:rsidP="00AA7A40">
      <w:pPr>
        <w:rPr>
          <w:rFonts w:hint="eastAsia"/>
        </w:rPr>
      </w:pPr>
      <w:r w:rsidRPr="00AA7A40">
        <w:t># ==== 2. 分位数 LSTM 模型 ====</w:t>
      </w:r>
    </w:p>
    <w:p w14:paraId="506C0ECF" w14:textId="77777777" w:rsidR="00AA7A40" w:rsidRPr="00AA7A40" w:rsidRDefault="00AA7A40" w:rsidP="00AA7A40">
      <w:pPr>
        <w:rPr>
          <w:rFonts w:hint="eastAsia"/>
        </w:rPr>
      </w:pPr>
    </w:p>
    <w:p w14:paraId="5C810226" w14:textId="77777777" w:rsidR="00AA7A40" w:rsidRPr="00AA7A40" w:rsidRDefault="00AA7A40" w:rsidP="00AA7A40">
      <w:pPr>
        <w:rPr>
          <w:rFonts w:hint="eastAsia"/>
        </w:rPr>
      </w:pPr>
      <w:r w:rsidRPr="00AA7A40">
        <w:t xml:space="preserve">class </w:t>
      </w:r>
      <w:proofErr w:type="spellStart"/>
      <w:r w:rsidRPr="00AA7A40">
        <w:t>QuantileLSTM</w:t>
      </w:r>
      <w:proofErr w:type="spellEnd"/>
      <w:r w:rsidRPr="00AA7A40">
        <w:t>(</w:t>
      </w:r>
      <w:proofErr w:type="spellStart"/>
      <w:r w:rsidRPr="00AA7A40">
        <w:t>nn.Module</w:t>
      </w:r>
      <w:proofErr w:type="spellEnd"/>
      <w:r w:rsidRPr="00AA7A40">
        <w:t>):</w:t>
      </w:r>
    </w:p>
    <w:p w14:paraId="5C3C5BAC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def __</w:t>
      </w:r>
      <w:proofErr w:type="spellStart"/>
      <w:r w:rsidRPr="00AA7A40">
        <w:t>init</w:t>
      </w:r>
      <w:proofErr w:type="spellEnd"/>
      <w:r w:rsidRPr="00AA7A40">
        <w:t xml:space="preserve">__(self, </w:t>
      </w:r>
      <w:proofErr w:type="spellStart"/>
      <w:r w:rsidRPr="00AA7A40">
        <w:t>input_size</w:t>
      </w:r>
      <w:proofErr w:type="spellEnd"/>
      <w:r w:rsidRPr="00AA7A40">
        <w:t xml:space="preserve">=1, </w:t>
      </w:r>
      <w:proofErr w:type="spellStart"/>
      <w:r w:rsidRPr="00AA7A40">
        <w:t>hidden_size</w:t>
      </w:r>
      <w:proofErr w:type="spellEnd"/>
      <w:r w:rsidRPr="00AA7A40">
        <w:t xml:space="preserve">=64, </w:t>
      </w:r>
      <w:proofErr w:type="spellStart"/>
      <w:r w:rsidRPr="00AA7A40">
        <w:t>num_layers</w:t>
      </w:r>
      <w:proofErr w:type="spellEnd"/>
      <w:r w:rsidRPr="00AA7A40">
        <w:t xml:space="preserve">=2, </w:t>
      </w:r>
      <w:proofErr w:type="spellStart"/>
      <w:r w:rsidRPr="00AA7A40">
        <w:t>output_len</w:t>
      </w:r>
      <w:proofErr w:type="spellEnd"/>
      <w:r w:rsidRPr="00AA7A40">
        <w:t>=7, quantiles=[0.1, 0.5, 0.9]):</w:t>
      </w:r>
    </w:p>
    <w:p w14:paraId="1295B69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super(</w:t>
      </w:r>
      <w:proofErr w:type="spellStart"/>
      <w:r w:rsidRPr="00AA7A40">
        <w:t>QuantileLSTM</w:t>
      </w:r>
      <w:proofErr w:type="spellEnd"/>
      <w:r w:rsidRPr="00AA7A40">
        <w:t>, self).__</w:t>
      </w:r>
      <w:proofErr w:type="spellStart"/>
      <w:r w:rsidRPr="00AA7A40">
        <w:t>init</w:t>
      </w:r>
      <w:proofErr w:type="spellEnd"/>
      <w:r w:rsidRPr="00AA7A40">
        <w:t>__()</w:t>
      </w:r>
    </w:p>
    <w:p w14:paraId="148AA84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self.quantiles</w:t>
      </w:r>
      <w:proofErr w:type="spellEnd"/>
      <w:r w:rsidRPr="00AA7A40">
        <w:t xml:space="preserve"> = quantiles</w:t>
      </w:r>
    </w:p>
    <w:p w14:paraId="26669B7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self.output_len</w:t>
      </w:r>
      <w:proofErr w:type="spellEnd"/>
      <w:r w:rsidRPr="00AA7A40">
        <w:t xml:space="preserve"> = </w:t>
      </w:r>
      <w:proofErr w:type="spellStart"/>
      <w:r w:rsidRPr="00AA7A40">
        <w:t>output_len</w:t>
      </w:r>
      <w:proofErr w:type="spellEnd"/>
    </w:p>
    <w:p w14:paraId="4965E3E4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self.lstm</w:t>
      </w:r>
      <w:proofErr w:type="spellEnd"/>
      <w:r w:rsidRPr="00AA7A40">
        <w:t xml:space="preserve"> = </w:t>
      </w:r>
      <w:proofErr w:type="spellStart"/>
      <w:r w:rsidRPr="00AA7A40">
        <w:t>nn.LSTM</w:t>
      </w:r>
      <w:proofErr w:type="spellEnd"/>
      <w:r w:rsidRPr="00AA7A40">
        <w:t>(</w:t>
      </w:r>
      <w:proofErr w:type="spellStart"/>
      <w:r w:rsidRPr="00AA7A40">
        <w:t>input_size</w:t>
      </w:r>
      <w:proofErr w:type="spellEnd"/>
      <w:r w:rsidRPr="00AA7A40">
        <w:t xml:space="preserve">, </w:t>
      </w:r>
      <w:proofErr w:type="spellStart"/>
      <w:r w:rsidRPr="00AA7A40">
        <w:t>hidden_size</w:t>
      </w:r>
      <w:proofErr w:type="spellEnd"/>
      <w:r w:rsidRPr="00AA7A40">
        <w:t xml:space="preserve">, </w:t>
      </w:r>
      <w:proofErr w:type="spellStart"/>
      <w:r w:rsidRPr="00AA7A40">
        <w:t>num_layers</w:t>
      </w:r>
      <w:proofErr w:type="spellEnd"/>
      <w:r w:rsidRPr="00AA7A40">
        <w:t xml:space="preserve">, </w:t>
      </w:r>
      <w:proofErr w:type="spellStart"/>
      <w:r w:rsidRPr="00AA7A40">
        <w:t>batch_first</w:t>
      </w:r>
      <w:proofErr w:type="spellEnd"/>
      <w:r w:rsidRPr="00AA7A40">
        <w:t>=True)</w:t>
      </w:r>
    </w:p>
    <w:p w14:paraId="64E4714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self.linear</w:t>
      </w:r>
      <w:proofErr w:type="spellEnd"/>
      <w:r w:rsidRPr="00AA7A40">
        <w:t xml:space="preserve"> = </w:t>
      </w:r>
      <w:proofErr w:type="spellStart"/>
      <w:r w:rsidRPr="00AA7A40">
        <w:t>nn.Linear</w:t>
      </w:r>
      <w:proofErr w:type="spellEnd"/>
      <w:r w:rsidRPr="00AA7A40">
        <w:t>(</w:t>
      </w:r>
      <w:proofErr w:type="spellStart"/>
      <w:r w:rsidRPr="00AA7A40">
        <w:t>hidden_size</w:t>
      </w:r>
      <w:proofErr w:type="spellEnd"/>
      <w:r w:rsidRPr="00AA7A40">
        <w:t xml:space="preserve">, </w:t>
      </w:r>
      <w:proofErr w:type="spellStart"/>
      <w:r w:rsidRPr="00AA7A40">
        <w:t>output_len</w:t>
      </w:r>
      <w:proofErr w:type="spellEnd"/>
      <w:r w:rsidRPr="00AA7A40">
        <w:t xml:space="preserve"> * </w:t>
      </w:r>
      <w:proofErr w:type="spellStart"/>
      <w:r w:rsidRPr="00AA7A40">
        <w:t>len</w:t>
      </w:r>
      <w:proofErr w:type="spellEnd"/>
      <w:r w:rsidRPr="00AA7A40">
        <w:t>(quantiles))</w:t>
      </w:r>
    </w:p>
    <w:p w14:paraId="2AD992C5" w14:textId="77777777" w:rsidR="00AA7A40" w:rsidRPr="00AA7A40" w:rsidRDefault="00AA7A40" w:rsidP="00AA7A40">
      <w:pPr>
        <w:rPr>
          <w:rFonts w:hint="eastAsia"/>
        </w:rPr>
      </w:pPr>
    </w:p>
    <w:p w14:paraId="77E06655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def forward(self, x):</w:t>
      </w:r>
    </w:p>
    <w:p w14:paraId="76C2B1C1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out, _ = </w:t>
      </w:r>
      <w:proofErr w:type="spellStart"/>
      <w:r w:rsidRPr="00AA7A40">
        <w:t>self.lstm</w:t>
      </w:r>
      <w:proofErr w:type="spellEnd"/>
      <w:r w:rsidRPr="00AA7A40">
        <w:t>(x)</w:t>
      </w:r>
    </w:p>
    <w:p w14:paraId="262A221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out = out[:, -1, :]</w:t>
      </w:r>
    </w:p>
    <w:p w14:paraId="396A9244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out = </w:t>
      </w:r>
      <w:proofErr w:type="spellStart"/>
      <w:r w:rsidRPr="00AA7A40">
        <w:t>self.linear</w:t>
      </w:r>
      <w:proofErr w:type="spellEnd"/>
      <w:r w:rsidRPr="00AA7A40">
        <w:t>(out)</w:t>
      </w:r>
    </w:p>
    <w:p w14:paraId="487A003D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out = </w:t>
      </w:r>
      <w:proofErr w:type="spellStart"/>
      <w:r w:rsidRPr="00AA7A40">
        <w:t>out.view</w:t>
      </w:r>
      <w:proofErr w:type="spellEnd"/>
      <w:r w:rsidRPr="00AA7A40">
        <w:t xml:space="preserve">(-1, </w:t>
      </w:r>
      <w:proofErr w:type="spellStart"/>
      <w:r w:rsidRPr="00AA7A40">
        <w:t>len</w:t>
      </w:r>
      <w:proofErr w:type="spellEnd"/>
      <w:r w:rsidRPr="00AA7A40">
        <w:t>(</w:t>
      </w:r>
      <w:proofErr w:type="spellStart"/>
      <w:r w:rsidRPr="00AA7A40">
        <w:t>self.quantiles</w:t>
      </w:r>
      <w:proofErr w:type="spellEnd"/>
      <w:r w:rsidRPr="00AA7A40">
        <w:t xml:space="preserve">), </w:t>
      </w:r>
      <w:proofErr w:type="spellStart"/>
      <w:r w:rsidRPr="00AA7A40">
        <w:t>self.output_len</w:t>
      </w:r>
      <w:proofErr w:type="spellEnd"/>
      <w:r w:rsidRPr="00AA7A40">
        <w:t xml:space="preserve">)  # (batch, quantile, </w:t>
      </w:r>
      <w:proofErr w:type="spellStart"/>
      <w:r w:rsidRPr="00AA7A40">
        <w:t>output_len</w:t>
      </w:r>
      <w:proofErr w:type="spellEnd"/>
      <w:r w:rsidRPr="00AA7A40">
        <w:t>)</w:t>
      </w:r>
    </w:p>
    <w:p w14:paraId="0B67ED3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return out</w:t>
      </w:r>
    </w:p>
    <w:p w14:paraId="2D0434A4" w14:textId="77777777" w:rsidR="00AA7A40" w:rsidRPr="00AA7A40" w:rsidRDefault="00AA7A40" w:rsidP="00AA7A40">
      <w:pPr>
        <w:rPr>
          <w:rFonts w:hint="eastAsia"/>
        </w:rPr>
      </w:pPr>
    </w:p>
    <w:p w14:paraId="1564535E" w14:textId="77777777" w:rsidR="00AA7A40" w:rsidRPr="00AA7A40" w:rsidRDefault="00AA7A40" w:rsidP="00AA7A40">
      <w:pPr>
        <w:rPr>
          <w:rFonts w:hint="eastAsia"/>
        </w:rPr>
      </w:pPr>
    </w:p>
    <w:p w14:paraId="44DF042E" w14:textId="77777777" w:rsidR="00AA7A40" w:rsidRPr="00AA7A40" w:rsidRDefault="00AA7A40" w:rsidP="00AA7A40">
      <w:pPr>
        <w:rPr>
          <w:rFonts w:hint="eastAsia"/>
        </w:rPr>
      </w:pPr>
      <w:r w:rsidRPr="00AA7A40">
        <w:t># ==== 3. 分位数损失函数 ====</w:t>
      </w:r>
    </w:p>
    <w:p w14:paraId="3AB03A0B" w14:textId="77777777" w:rsidR="00AA7A40" w:rsidRPr="00AA7A40" w:rsidRDefault="00AA7A40" w:rsidP="00AA7A40">
      <w:pPr>
        <w:rPr>
          <w:rFonts w:hint="eastAsia"/>
        </w:rPr>
      </w:pPr>
    </w:p>
    <w:p w14:paraId="15AF8FF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def </w:t>
      </w:r>
      <w:proofErr w:type="spellStart"/>
      <w:r w:rsidRPr="00AA7A40">
        <w:t>quantile_loss</w:t>
      </w:r>
      <w:proofErr w:type="spellEnd"/>
      <w:r w:rsidRPr="00AA7A40">
        <w:t>(preds, target, quantiles):</w:t>
      </w:r>
    </w:p>
    <w:p w14:paraId="0B32B3A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"""</w:t>
      </w:r>
    </w:p>
    <w:p w14:paraId="3322B4A2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preds: shape = (batch, </w:t>
      </w:r>
      <w:proofErr w:type="spellStart"/>
      <w:r w:rsidRPr="00AA7A40">
        <w:t>num_quantiles</w:t>
      </w:r>
      <w:proofErr w:type="spellEnd"/>
      <w:r w:rsidRPr="00AA7A40">
        <w:t xml:space="preserve">, </w:t>
      </w:r>
      <w:proofErr w:type="spellStart"/>
      <w:r w:rsidRPr="00AA7A40">
        <w:t>output_len</w:t>
      </w:r>
      <w:proofErr w:type="spellEnd"/>
      <w:r w:rsidRPr="00AA7A40">
        <w:t>)</w:t>
      </w:r>
    </w:p>
    <w:p w14:paraId="55786FB6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target: shape = (batch, </w:t>
      </w:r>
      <w:proofErr w:type="spellStart"/>
      <w:r w:rsidRPr="00AA7A40">
        <w:t>output_len</w:t>
      </w:r>
      <w:proofErr w:type="spellEnd"/>
      <w:r w:rsidRPr="00AA7A40">
        <w:t>)</w:t>
      </w:r>
    </w:p>
    <w:p w14:paraId="0862703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"""</w:t>
      </w:r>
    </w:p>
    <w:p w14:paraId="43769776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losses = []</w:t>
      </w:r>
    </w:p>
    <w:p w14:paraId="379D6249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for </w:t>
      </w:r>
      <w:proofErr w:type="spellStart"/>
      <w:r w:rsidRPr="00AA7A40">
        <w:t>i</w:t>
      </w:r>
      <w:proofErr w:type="spellEnd"/>
      <w:r w:rsidRPr="00AA7A40">
        <w:t>, q in enumerate(quantiles):</w:t>
      </w:r>
    </w:p>
    <w:p w14:paraId="2BD04AE2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errors = target - preds[:, </w:t>
      </w:r>
      <w:proofErr w:type="spellStart"/>
      <w:r w:rsidRPr="00AA7A40">
        <w:t>i</w:t>
      </w:r>
      <w:proofErr w:type="spellEnd"/>
      <w:r w:rsidRPr="00AA7A40">
        <w:t>, :]</w:t>
      </w:r>
    </w:p>
    <w:p w14:paraId="70D59B1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loss = </w:t>
      </w:r>
      <w:proofErr w:type="spellStart"/>
      <w:r w:rsidRPr="00AA7A40">
        <w:t>torch.max</w:t>
      </w:r>
      <w:proofErr w:type="spellEnd"/>
      <w:r w:rsidRPr="00AA7A40">
        <w:t>((q - 1) * errors, q * errors)</w:t>
      </w:r>
    </w:p>
    <w:p w14:paraId="4DAAA24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losses.append</w:t>
      </w:r>
      <w:proofErr w:type="spellEnd"/>
      <w:r w:rsidRPr="00AA7A40">
        <w:t>(</w:t>
      </w:r>
      <w:proofErr w:type="spellStart"/>
      <w:r w:rsidRPr="00AA7A40">
        <w:t>loss.mean</w:t>
      </w:r>
      <w:proofErr w:type="spellEnd"/>
      <w:r w:rsidRPr="00AA7A40">
        <w:t>())</w:t>
      </w:r>
    </w:p>
    <w:p w14:paraId="26208C89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return sum(losses) / </w:t>
      </w:r>
      <w:proofErr w:type="spellStart"/>
      <w:r w:rsidRPr="00AA7A40">
        <w:t>len</w:t>
      </w:r>
      <w:proofErr w:type="spellEnd"/>
      <w:r w:rsidRPr="00AA7A40">
        <w:t>(losses)</w:t>
      </w:r>
    </w:p>
    <w:p w14:paraId="49BC1838" w14:textId="77777777" w:rsidR="00AA7A40" w:rsidRPr="00AA7A40" w:rsidRDefault="00AA7A40" w:rsidP="00AA7A40">
      <w:pPr>
        <w:rPr>
          <w:rFonts w:hint="eastAsia"/>
        </w:rPr>
      </w:pPr>
    </w:p>
    <w:p w14:paraId="4FF9FBE0" w14:textId="77777777" w:rsidR="00AA7A40" w:rsidRPr="00AA7A40" w:rsidRDefault="00AA7A40" w:rsidP="00AA7A40">
      <w:pPr>
        <w:rPr>
          <w:rFonts w:hint="eastAsia"/>
        </w:rPr>
      </w:pPr>
    </w:p>
    <w:p w14:paraId="4440B0EB" w14:textId="77777777" w:rsidR="00AA7A40" w:rsidRPr="00AA7A40" w:rsidRDefault="00AA7A40" w:rsidP="00AA7A40">
      <w:pPr>
        <w:rPr>
          <w:rFonts w:hint="eastAsia"/>
        </w:rPr>
      </w:pPr>
      <w:r w:rsidRPr="00AA7A40">
        <w:t># ==== 4. 训练逻辑 ====</w:t>
      </w:r>
    </w:p>
    <w:p w14:paraId="00CFFA79" w14:textId="77777777" w:rsidR="00AA7A40" w:rsidRPr="00AA7A40" w:rsidRDefault="00AA7A40" w:rsidP="00AA7A40">
      <w:pPr>
        <w:rPr>
          <w:rFonts w:hint="eastAsia"/>
        </w:rPr>
      </w:pPr>
    </w:p>
    <w:p w14:paraId="45C891EE" w14:textId="77777777" w:rsidR="00AA7A40" w:rsidRPr="00AA7A40" w:rsidRDefault="00AA7A40" w:rsidP="00AA7A40">
      <w:pPr>
        <w:rPr>
          <w:rFonts w:hint="eastAsia"/>
        </w:rPr>
      </w:pPr>
      <w:r w:rsidRPr="00AA7A40">
        <w:t xml:space="preserve">def </w:t>
      </w:r>
      <w:proofErr w:type="spellStart"/>
      <w:r w:rsidRPr="00AA7A40">
        <w:t>train_model</w:t>
      </w:r>
      <w:proofErr w:type="spellEnd"/>
      <w:r w:rsidRPr="00AA7A40">
        <w:t xml:space="preserve">(model, </w:t>
      </w:r>
      <w:proofErr w:type="spellStart"/>
      <w:r w:rsidRPr="00AA7A40">
        <w:t>dataloader</w:t>
      </w:r>
      <w:proofErr w:type="spellEnd"/>
      <w:r w:rsidRPr="00AA7A40">
        <w:t xml:space="preserve">, quantiles, epochs=20, </w:t>
      </w:r>
      <w:proofErr w:type="spellStart"/>
      <w:r w:rsidRPr="00AA7A40">
        <w:t>lr</w:t>
      </w:r>
      <w:proofErr w:type="spellEnd"/>
      <w:r w:rsidRPr="00AA7A40">
        <w:t>=1e-3):</w:t>
      </w:r>
    </w:p>
    <w:p w14:paraId="3A93241D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optimizer = </w:t>
      </w:r>
      <w:proofErr w:type="spellStart"/>
      <w:r w:rsidRPr="00AA7A40">
        <w:t>torch.optim.Adam</w:t>
      </w:r>
      <w:proofErr w:type="spellEnd"/>
      <w:r w:rsidRPr="00AA7A40">
        <w:t>(</w:t>
      </w:r>
      <w:proofErr w:type="spellStart"/>
      <w:r w:rsidRPr="00AA7A40">
        <w:t>model.parameters</w:t>
      </w:r>
      <w:proofErr w:type="spellEnd"/>
      <w:r w:rsidRPr="00AA7A40">
        <w:t xml:space="preserve">(), </w:t>
      </w:r>
      <w:proofErr w:type="spellStart"/>
      <w:r w:rsidRPr="00AA7A40">
        <w:t>lr</w:t>
      </w:r>
      <w:proofErr w:type="spellEnd"/>
      <w:r w:rsidRPr="00AA7A40">
        <w:t>=</w:t>
      </w:r>
      <w:proofErr w:type="spellStart"/>
      <w:r w:rsidRPr="00AA7A40">
        <w:t>lr</w:t>
      </w:r>
      <w:proofErr w:type="spellEnd"/>
      <w:r w:rsidRPr="00AA7A40">
        <w:t>)</w:t>
      </w:r>
    </w:p>
    <w:p w14:paraId="39DD4ADF" w14:textId="77777777" w:rsidR="00AA7A40" w:rsidRPr="00AA7A40" w:rsidRDefault="00AA7A40" w:rsidP="00AA7A40">
      <w:pPr>
        <w:rPr>
          <w:rFonts w:hint="eastAsia"/>
        </w:rPr>
      </w:pPr>
    </w:p>
    <w:p w14:paraId="798E1AC9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for epoch in range(epochs):</w:t>
      </w:r>
    </w:p>
    <w:p w14:paraId="5BA67FB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</w:t>
      </w:r>
      <w:proofErr w:type="spellStart"/>
      <w:r w:rsidRPr="00AA7A40">
        <w:t>model.train</w:t>
      </w:r>
      <w:proofErr w:type="spellEnd"/>
      <w:r w:rsidRPr="00AA7A40">
        <w:t>()</w:t>
      </w:r>
    </w:p>
    <w:p w14:paraId="1D7D67B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losses = []</w:t>
      </w:r>
    </w:p>
    <w:p w14:paraId="6F00BD15" w14:textId="77777777" w:rsidR="00AA7A40" w:rsidRPr="00AA7A40" w:rsidRDefault="00AA7A40" w:rsidP="00AA7A40">
      <w:pPr>
        <w:rPr>
          <w:rFonts w:hint="eastAsia"/>
        </w:rPr>
      </w:pPr>
      <w:r w:rsidRPr="00AA7A40">
        <w:lastRenderedPageBreak/>
        <w:t xml:space="preserve">        for </w:t>
      </w:r>
      <w:proofErr w:type="spellStart"/>
      <w:r w:rsidRPr="00AA7A40">
        <w:t>X_batch</w:t>
      </w:r>
      <w:proofErr w:type="spellEnd"/>
      <w:r w:rsidRPr="00AA7A40">
        <w:t xml:space="preserve">, </w:t>
      </w:r>
      <w:proofErr w:type="spellStart"/>
      <w:r w:rsidRPr="00AA7A40">
        <w:t>y_batch</w:t>
      </w:r>
      <w:proofErr w:type="spellEnd"/>
      <w:r w:rsidRPr="00AA7A40">
        <w:t xml:space="preserve"> in </w:t>
      </w:r>
      <w:proofErr w:type="spellStart"/>
      <w:r w:rsidRPr="00AA7A40">
        <w:t>dataloader</w:t>
      </w:r>
      <w:proofErr w:type="spellEnd"/>
      <w:r w:rsidRPr="00AA7A40">
        <w:t>:</w:t>
      </w:r>
    </w:p>
    <w:p w14:paraId="0A62B429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pred = model(</w:t>
      </w:r>
      <w:proofErr w:type="spellStart"/>
      <w:r w:rsidRPr="00AA7A40">
        <w:t>X_batch</w:t>
      </w:r>
      <w:proofErr w:type="spellEnd"/>
      <w:r w:rsidRPr="00AA7A40">
        <w:t xml:space="preserve">)  # (batch, </w:t>
      </w:r>
      <w:proofErr w:type="spellStart"/>
      <w:r w:rsidRPr="00AA7A40">
        <w:t>num_quantiles</w:t>
      </w:r>
      <w:proofErr w:type="spellEnd"/>
      <w:r w:rsidRPr="00AA7A40">
        <w:t xml:space="preserve">, </w:t>
      </w:r>
      <w:proofErr w:type="spellStart"/>
      <w:r w:rsidRPr="00AA7A40">
        <w:t>output_len</w:t>
      </w:r>
      <w:proofErr w:type="spellEnd"/>
      <w:r w:rsidRPr="00AA7A40">
        <w:t>)</w:t>
      </w:r>
    </w:p>
    <w:p w14:paraId="07A6412B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loss = </w:t>
      </w:r>
      <w:proofErr w:type="spellStart"/>
      <w:r w:rsidRPr="00AA7A40">
        <w:t>quantile_loss</w:t>
      </w:r>
      <w:proofErr w:type="spellEnd"/>
      <w:r w:rsidRPr="00AA7A40">
        <w:t xml:space="preserve">(pred, </w:t>
      </w:r>
      <w:proofErr w:type="spellStart"/>
      <w:r w:rsidRPr="00AA7A40">
        <w:t>y_batch</w:t>
      </w:r>
      <w:proofErr w:type="spellEnd"/>
      <w:r w:rsidRPr="00AA7A40">
        <w:t>, quantiles)</w:t>
      </w:r>
    </w:p>
    <w:p w14:paraId="101ED1E9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optimizer.zero_grad</w:t>
      </w:r>
      <w:proofErr w:type="spellEnd"/>
      <w:r w:rsidRPr="00AA7A40">
        <w:t>()</w:t>
      </w:r>
    </w:p>
    <w:p w14:paraId="09678F7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loss.backward</w:t>
      </w:r>
      <w:proofErr w:type="spellEnd"/>
      <w:r w:rsidRPr="00AA7A40">
        <w:t>()</w:t>
      </w:r>
    </w:p>
    <w:p w14:paraId="64F7AE6E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optimizer.step</w:t>
      </w:r>
      <w:proofErr w:type="spellEnd"/>
      <w:r w:rsidRPr="00AA7A40">
        <w:t>()</w:t>
      </w:r>
    </w:p>
    <w:p w14:paraId="0CEBA8E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    </w:t>
      </w:r>
      <w:proofErr w:type="spellStart"/>
      <w:r w:rsidRPr="00AA7A40">
        <w:t>losses.append</w:t>
      </w:r>
      <w:proofErr w:type="spellEnd"/>
      <w:r w:rsidRPr="00AA7A40">
        <w:t>(</w:t>
      </w:r>
      <w:proofErr w:type="spellStart"/>
      <w:r w:rsidRPr="00AA7A40">
        <w:t>loss.item</w:t>
      </w:r>
      <w:proofErr w:type="spellEnd"/>
      <w:r w:rsidRPr="00AA7A40">
        <w:t>())</w:t>
      </w:r>
    </w:p>
    <w:p w14:paraId="47BA56F7" w14:textId="77777777" w:rsidR="00AA7A40" w:rsidRPr="00AA7A40" w:rsidRDefault="00AA7A40" w:rsidP="00AA7A40">
      <w:pPr>
        <w:rPr>
          <w:rFonts w:hint="eastAsia"/>
        </w:rPr>
      </w:pPr>
    </w:p>
    <w:p w14:paraId="52A72768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    print(</w:t>
      </w:r>
      <w:proofErr w:type="spellStart"/>
      <w:r w:rsidRPr="00AA7A40">
        <w:t>f"Epoch</w:t>
      </w:r>
      <w:proofErr w:type="spellEnd"/>
      <w:r w:rsidRPr="00AA7A40">
        <w:t xml:space="preserve"> {epoch+1}/{epochs} - Loss: {</w:t>
      </w:r>
      <w:proofErr w:type="spellStart"/>
      <w:r w:rsidRPr="00AA7A40">
        <w:t>np.mean</w:t>
      </w:r>
      <w:proofErr w:type="spellEnd"/>
      <w:r w:rsidRPr="00AA7A40">
        <w:t>(losses):.4f}")</w:t>
      </w:r>
    </w:p>
    <w:p w14:paraId="719FAD46" w14:textId="77777777" w:rsidR="00AA7A40" w:rsidRPr="00AA7A40" w:rsidRDefault="00AA7A40" w:rsidP="00AA7A40">
      <w:pPr>
        <w:rPr>
          <w:rFonts w:hint="eastAsia"/>
        </w:rPr>
      </w:pPr>
    </w:p>
    <w:p w14:paraId="15C7573C" w14:textId="77777777" w:rsidR="00AA7A40" w:rsidRPr="00AA7A40" w:rsidRDefault="00AA7A40" w:rsidP="00AA7A40">
      <w:pPr>
        <w:rPr>
          <w:rFonts w:hint="eastAsia"/>
        </w:rPr>
      </w:pPr>
    </w:p>
    <w:p w14:paraId="1B6A5591" w14:textId="77777777" w:rsidR="00AA7A40" w:rsidRPr="00AA7A40" w:rsidRDefault="00AA7A40" w:rsidP="00AA7A40">
      <w:pPr>
        <w:rPr>
          <w:rFonts w:hint="eastAsia"/>
        </w:rPr>
      </w:pPr>
      <w:r w:rsidRPr="00AA7A40">
        <w:t># ==== 5. 测试 ====</w:t>
      </w:r>
    </w:p>
    <w:p w14:paraId="59615B10" w14:textId="77777777" w:rsidR="00AA7A40" w:rsidRPr="00AA7A40" w:rsidRDefault="00AA7A40" w:rsidP="00AA7A40">
      <w:pPr>
        <w:rPr>
          <w:rFonts w:hint="eastAsia"/>
        </w:rPr>
      </w:pPr>
    </w:p>
    <w:p w14:paraId="06EF6848" w14:textId="77777777" w:rsidR="00AA7A40" w:rsidRPr="00AA7A40" w:rsidRDefault="00AA7A40" w:rsidP="00AA7A40">
      <w:pPr>
        <w:rPr>
          <w:rFonts w:hint="eastAsia"/>
        </w:rPr>
      </w:pPr>
      <w:r w:rsidRPr="00AA7A40">
        <w:t>if __name__ == "__main__":</w:t>
      </w:r>
    </w:p>
    <w:p w14:paraId="2980421D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t = </w:t>
      </w:r>
      <w:proofErr w:type="spellStart"/>
      <w:r w:rsidRPr="00AA7A40">
        <w:t>np.linspace</w:t>
      </w:r>
      <w:proofErr w:type="spellEnd"/>
      <w:r w:rsidRPr="00AA7A40">
        <w:t>(0, 100, 1000)</w:t>
      </w:r>
    </w:p>
    <w:p w14:paraId="38750F9A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data = </w:t>
      </w:r>
      <w:proofErr w:type="spellStart"/>
      <w:r w:rsidRPr="00AA7A40">
        <w:t>np.sin</w:t>
      </w:r>
      <w:proofErr w:type="spellEnd"/>
      <w:r w:rsidRPr="00AA7A40">
        <w:t xml:space="preserve">(t) + 0.1 * </w:t>
      </w:r>
      <w:proofErr w:type="spellStart"/>
      <w:r w:rsidRPr="00AA7A40">
        <w:t>np.random.randn</w:t>
      </w:r>
      <w:proofErr w:type="spellEnd"/>
      <w:r w:rsidRPr="00AA7A40">
        <w:t>(1000)</w:t>
      </w:r>
    </w:p>
    <w:p w14:paraId="7DE46234" w14:textId="77777777" w:rsidR="00AA7A40" w:rsidRPr="00AA7A40" w:rsidRDefault="00AA7A40" w:rsidP="00AA7A40">
      <w:pPr>
        <w:rPr>
          <w:rFonts w:hint="eastAsia"/>
        </w:rPr>
      </w:pPr>
    </w:p>
    <w:p w14:paraId="3D986E3C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</w:t>
      </w:r>
      <w:proofErr w:type="spellStart"/>
      <w:r w:rsidRPr="00AA7A40">
        <w:t>input_len</w:t>
      </w:r>
      <w:proofErr w:type="spellEnd"/>
      <w:r w:rsidRPr="00AA7A40">
        <w:t xml:space="preserve"> = 30</w:t>
      </w:r>
    </w:p>
    <w:p w14:paraId="1BC9CBB1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</w:t>
      </w:r>
      <w:proofErr w:type="spellStart"/>
      <w:r w:rsidRPr="00AA7A40">
        <w:t>output_len</w:t>
      </w:r>
      <w:proofErr w:type="spellEnd"/>
      <w:r w:rsidRPr="00AA7A40">
        <w:t xml:space="preserve"> = 7</w:t>
      </w:r>
    </w:p>
    <w:p w14:paraId="2797FB40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quantiles = [0.1, 0.5, 0.9]</w:t>
      </w:r>
    </w:p>
    <w:p w14:paraId="0C8E97B3" w14:textId="77777777" w:rsidR="00AA7A40" w:rsidRPr="00AA7A40" w:rsidRDefault="00AA7A40" w:rsidP="00AA7A40">
      <w:pPr>
        <w:rPr>
          <w:rFonts w:hint="eastAsia"/>
        </w:rPr>
      </w:pPr>
    </w:p>
    <w:p w14:paraId="555E7283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dataset = </w:t>
      </w:r>
      <w:proofErr w:type="spellStart"/>
      <w:r w:rsidRPr="00AA7A40">
        <w:t>TimeSeriesDataset</w:t>
      </w:r>
      <w:proofErr w:type="spellEnd"/>
      <w:r w:rsidRPr="00AA7A40">
        <w:t xml:space="preserve">(data, </w:t>
      </w:r>
      <w:proofErr w:type="spellStart"/>
      <w:r w:rsidRPr="00AA7A40">
        <w:t>input_len</w:t>
      </w:r>
      <w:proofErr w:type="spellEnd"/>
      <w:r w:rsidRPr="00AA7A40">
        <w:t xml:space="preserve">, </w:t>
      </w:r>
      <w:proofErr w:type="spellStart"/>
      <w:r w:rsidRPr="00AA7A40">
        <w:t>output_len</w:t>
      </w:r>
      <w:proofErr w:type="spellEnd"/>
      <w:r w:rsidRPr="00AA7A40">
        <w:t>)</w:t>
      </w:r>
    </w:p>
    <w:p w14:paraId="235BE62E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</w:t>
      </w:r>
      <w:proofErr w:type="spellStart"/>
      <w:r w:rsidRPr="00AA7A40">
        <w:t>dataloader</w:t>
      </w:r>
      <w:proofErr w:type="spellEnd"/>
      <w:r w:rsidRPr="00AA7A40">
        <w:t xml:space="preserve"> = </w:t>
      </w:r>
      <w:proofErr w:type="spellStart"/>
      <w:r w:rsidRPr="00AA7A40">
        <w:t>DataLoader</w:t>
      </w:r>
      <w:proofErr w:type="spellEnd"/>
      <w:r w:rsidRPr="00AA7A40">
        <w:t xml:space="preserve">(dataset, </w:t>
      </w:r>
      <w:proofErr w:type="spellStart"/>
      <w:r w:rsidRPr="00AA7A40">
        <w:t>batch_size</w:t>
      </w:r>
      <w:proofErr w:type="spellEnd"/>
      <w:r w:rsidRPr="00AA7A40">
        <w:t>=64, shuffle=True)</w:t>
      </w:r>
    </w:p>
    <w:p w14:paraId="179A3D58" w14:textId="77777777" w:rsidR="00AA7A40" w:rsidRPr="00AA7A40" w:rsidRDefault="00AA7A40" w:rsidP="00AA7A40">
      <w:pPr>
        <w:rPr>
          <w:rFonts w:hint="eastAsia"/>
        </w:rPr>
      </w:pPr>
    </w:p>
    <w:p w14:paraId="1330092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model = </w:t>
      </w:r>
      <w:proofErr w:type="spellStart"/>
      <w:r w:rsidRPr="00AA7A40">
        <w:t>QuantileLSTM</w:t>
      </w:r>
      <w:proofErr w:type="spellEnd"/>
      <w:r w:rsidRPr="00AA7A40">
        <w:t>(</w:t>
      </w:r>
      <w:proofErr w:type="spellStart"/>
      <w:r w:rsidRPr="00AA7A40">
        <w:t>input_size</w:t>
      </w:r>
      <w:proofErr w:type="spellEnd"/>
      <w:r w:rsidRPr="00AA7A40">
        <w:t xml:space="preserve">=1, </w:t>
      </w:r>
      <w:proofErr w:type="spellStart"/>
      <w:r w:rsidRPr="00AA7A40">
        <w:t>hidden_size</w:t>
      </w:r>
      <w:proofErr w:type="spellEnd"/>
      <w:r w:rsidRPr="00AA7A40">
        <w:t xml:space="preserve">=64, </w:t>
      </w:r>
      <w:proofErr w:type="spellStart"/>
      <w:r w:rsidRPr="00AA7A40">
        <w:t>output_len</w:t>
      </w:r>
      <w:proofErr w:type="spellEnd"/>
      <w:r w:rsidRPr="00AA7A40">
        <w:t>=</w:t>
      </w:r>
      <w:proofErr w:type="spellStart"/>
      <w:r w:rsidRPr="00AA7A40">
        <w:t>output_len</w:t>
      </w:r>
      <w:proofErr w:type="spellEnd"/>
      <w:r w:rsidRPr="00AA7A40">
        <w:t>, quantiles=quantiles)</w:t>
      </w:r>
    </w:p>
    <w:p w14:paraId="34DBC8C7" w14:textId="77777777" w:rsidR="00AA7A40" w:rsidRPr="00AA7A40" w:rsidRDefault="00AA7A40" w:rsidP="00AA7A40">
      <w:pPr>
        <w:rPr>
          <w:rFonts w:hint="eastAsia"/>
        </w:rPr>
      </w:pPr>
      <w:r w:rsidRPr="00AA7A40">
        <w:t xml:space="preserve">    </w:t>
      </w:r>
      <w:proofErr w:type="spellStart"/>
      <w:r w:rsidRPr="00AA7A40">
        <w:t>train_model</w:t>
      </w:r>
      <w:proofErr w:type="spellEnd"/>
      <w:r w:rsidRPr="00AA7A40">
        <w:t xml:space="preserve">(model, </w:t>
      </w:r>
      <w:proofErr w:type="spellStart"/>
      <w:r w:rsidRPr="00AA7A40">
        <w:t>dataloader</w:t>
      </w:r>
      <w:proofErr w:type="spellEnd"/>
      <w:r w:rsidRPr="00AA7A40">
        <w:t>, quantiles, epochs=30)</w:t>
      </w:r>
    </w:p>
    <w:p w14:paraId="6EB24931" w14:textId="77777777" w:rsidR="00AA7A40" w:rsidRPr="00AA7A40" w:rsidRDefault="00000000" w:rsidP="00AA7A40">
      <w:pPr>
        <w:rPr>
          <w:rFonts w:hint="eastAsia"/>
        </w:rPr>
      </w:pPr>
      <w:r>
        <w:pict w14:anchorId="1B68C311">
          <v:rect id="_x0000_i1051" style="width:0;height:1.5pt" o:hralign="center" o:hrstd="t" o:hr="t" fillcolor="#a0a0a0" stroked="f"/>
        </w:pict>
      </w:r>
    </w:p>
    <w:p w14:paraId="48AEC0E8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模型输出说明</w:t>
      </w:r>
    </w:p>
    <w:p w14:paraId="732B5188" w14:textId="77777777" w:rsidR="00AA7A40" w:rsidRPr="00AA7A40" w:rsidRDefault="00AA7A40" w:rsidP="00AA7A40">
      <w:pPr>
        <w:numPr>
          <w:ilvl w:val="0"/>
          <w:numId w:val="16"/>
        </w:numPr>
        <w:rPr>
          <w:rFonts w:hint="eastAsia"/>
        </w:rPr>
      </w:pPr>
      <w:r w:rsidRPr="00AA7A40">
        <w:t>model(x) 输出 shape 是 (</w:t>
      </w:r>
      <w:proofErr w:type="spellStart"/>
      <w:r w:rsidRPr="00AA7A40">
        <w:t>batch_size</w:t>
      </w:r>
      <w:proofErr w:type="spellEnd"/>
      <w:r w:rsidRPr="00AA7A40">
        <w:t xml:space="preserve">, 3, </w:t>
      </w:r>
      <w:proofErr w:type="spellStart"/>
      <w:r w:rsidRPr="00AA7A40">
        <w:t>output_len</w:t>
      </w:r>
      <w:proofErr w:type="spellEnd"/>
      <w:r w:rsidRPr="00AA7A40">
        <w:t>)，对应：</w:t>
      </w:r>
    </w:p>
    <w:p w14:paraId="5FE3B2A9" w14:textId="77777777" w:rsidR="00AA7A40" w:rsidRPr="00AA7A40" w:rsidRDefault="00AA7A40" w:rsidP="00AA7A40">
      <w:pPr>
        <w:numPr>
          <w:ilvl w:val="1"/>
          <w:numId w:val="16"/>
        </w:numPr>
        <w:rPr>
          <w:rFonts w:hint="eastAsia"/>
        </w:rPr>
      </w:pPr>
      <w:r w:rsidRPr="00AA7A40">
        <w:t>第 0 维是 10% 分位数（下界）</w:t>
      </w:r>
    </w:p>
    <w:p w14:paraId="3D49D8BC" w14:textId="77777777" w:rsidR="00AA7A40" w:rsidRPr="00AA7A40" w:rsidRDefault="00AA7A40" w:rsidP="00AA7A40">
      <w:pPr>
        <w:numPr>
          <w:ilvl w:val="1"/>
          <w:numId w:val="16"/>
        </w:numPr>
        <w:rPr>
          <w:rFonts w:hint="eastAsia"/>
        </w:rPr>
      </w:pPr>
      <w:r w:rsidRPr="00AA7A40">
        <w:t>第 1 维是 50% 分位数（中位）</w:t>
      </w:r>
    </w:p>
    <w:p w14:paraId="550C67E2" w14:textId="77777777" w:rsidR="00AA7A40" w:rsidRPr="00AA7A40" w:rsidRDefault="00AA7A40" w:rsidP="00AA7A40">
      <w:pPr>
        <w:numPr>
          <w:ilvl w:val="1"/>
          <w:numId w:val="16"/>
        </w:numPr>
        <w:rPr>
          <w:rFonts w:hint="eastAsia"/>
        </w:rPr>
      </w:pPr>
      <w:r w:rsidRPr="00AA7A40">
        <w:t>第 2 维是 90% 分位数（上界）</w:t>
      </w:r>
    </w:p>
    <w:p w14:paraId="57FA1CCC" w14:textId="77777777" w:rsidR="00AA7A40" w:rsidRPr="00AA7A40" w:rsidRDefault="00000000" w:rsidP="00AA7A40">
      <w:pPr>
        <w:rPr>
          <w:rFonts w:hint="eastAsia"/>
        </w:rPr>
      </w:pPr>
      <w:r>
        <w:pict w14:anchorId="1D102E7B">
          <v:rect id="_x0000_i1052" style="width:0;height:1.5pt" o:hralign="center" o:hrstd="t" o:hr="t" fillcolor="#a0a0a0" stroked="f"/>
        </w:pict>
      </w:r>
    </w:p>
    <w:p w14:paraId="312F93D4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如何使用模型进行区间判断？</w:t>
      </w:r>
    </w:p>
    <w:p w14:paraId="0946FE11" w14:textId="77777777" w:rsidR="00AA7A40" w:rsidRPr="00AA7A40" w:rsidRDefault="00AA7A40" w:rsidP="00AA7A40">
      <w:pPr>
        <w:rPr>
          <w:rFonts w:hint="eastAsia"/>
        </w:rPr>
      </w:pPr>
      <w:r w:rsidRPr="00AA7A40">
        <w:t xml:space="preserve">pred = model(x)  # (1, 3, </w:t>
      </w:r>
      <w:proofErr w:type="spellStart"/>
      <w:r w:rsidRPr="00AA7A40">
        <w:t>output_len</w:t>
      </w:r>
      <w:proofErr w:type="spellEnd"/>
      <w:r w:rsidRPr="00AA7A40">
        <w:t>)</w:t>
      </w:r>
    </w:p>
    <w:p w14:paraId="038D81AF" w14:textId="77777777" w:rsidR="00AA7A40" w:rsidRPr="00AA7A40" w:rsidRDefault="00AA7A40" w:rsidP="00AA7A40">
      <w:pPr>
        <w:rPr>
          <w:rFonts w:hint="eastAsia"/>
        </w:rPr>
      </w:pPr>
      <w:r w:rsidRPr="00AA7A40">
        <w:t>lower = pred[0, 0]  # 10% 分位数</w:t>
      </w:r>
    </w:p>
    <w:p w14:paraId="66B4D031" w14:textId="77777777" w:rsidR="00AA7A40" w:rsidRPr="00AA7A40" w:rsidRDefault="00AA7A40" w:rsidP="00AA7A40">
      <w:pPr>
        <w:rPr>
          <w:rFonts w:hint="eastAsia"/>
        </w:rPr>
      </w:pPr>
      <w:r w:rsidRPr="00AA7A40">
        <w:t>mid   = pred[0, 1]  # 中位数</w:t>
      </w:r>
    </w:p>
    <w:p w14:paraId="41A3DBCA" w14:textId="77777777" w:rsidR="00AA7A40" w:rsidRPr="00AA7A40" w:rsidRDefault="00AA7A40" w:rsidP="00AA7A40">
      <w:pPr>
        <w:rPr>
          <w:rFonts w:hint="eastAsia"/>
        </w:rPr>
      </w:pPr>
      <w:r w:rsidRPr="00AA7A40">
        <w:t>upper = pred[0, 2]  # 90% 分位数</w:t>
      </w:r>
    </w:p>
    <w:p w14:paraId="4633B51D" w14:textId="77777777" w:rsidR="00AA7A40" w:rsidRPr="00AA7A40" w:rsidRDefault="00AA7A40" w:rsidP="00AA7A40">
      <w:pPr>
        <w:rPr>
          <w:rFonts w:hint="eastAsia"/>
        </w:rPr>
      </w:pPr>
    </w:p>
    <w:p w14:paraId="48B8067B" w14:textId="77777777" w:rsidR="00AA7A40" w:rsidRPr="00AA7A40" w:rsidRDefault="00AA7A40" w:rsidP="00AA7A40">
      <w:pPr>
        <w:rPr>
          <w:rFonts w:hint="eastAsia"/>
        </w:rPr>
      </w:pPr>
      <w:r w:rsidRPr="00AA7A40">
        <w:t xml:space="preserve"># 实际值 </w:t>
      </w:r>
      <w:proofErr w:type="spellStart"/>
      <w:r w:rsidRPr="00AA7A40">
        <w:t>actual_y</w:t>
      </w:r>
      <w:proofErr w:type="spellEnd"/>
    </w:p>
    <w:p w14:paraId="56DD7A91" w14:textId="77777777" w:rsidR="00AA7A40" w:rsidRPr="00AA7A40" w:rsidRDefault="00AA7A40" w:rsidP="00AA7A40">
      <w:pPr>
        <w:rPr>
          <w:rFonts w:hint="eastAsia"/>
        </w:rPr>
      </w:pPr>
      <w:r w:rsidRPr="00AA7A40">
        <w:t xml:space="preserve"># 若 </w:t>
      </w:r>
      <w:proofErr w:type="spellStart"/>
      <w:r w:rsidRPr="00AA7A40">
        <w:t>actual_y</w:t>
      </w:r>
      <w:proofErr w:type="spellEnd"/>
      <w:r w:rsidRPr="00AA7A40">
        <w:t>[</w:t>
      </w:r>
      <w:proofErr w:type="spellStart"/>
      <w:r w:rsidRPr="00AA7A40">
        <w:t>i</w:t>
      </w:r>
      <w:proofErr w:type="spellEnd"/>
      <w:r w:rsidRPr="00AA7A40">
        <w:t>] &lt; lower[</w:t>
      </w:r>
      <w:proofErr w:type="spellStart"/>
      <w:r w:rsidRPr="00AA7A40">
        <w:t>i</w:t>
      </w:r>
      <w:proofErr w:type="spellEnd"/>
      <w:r w:rsidRPr="00AA7A40">
        <w:t xml:space="preserve">] 或 </w:t>
      </w:r>
      <w:proofErr w:type="spellStart"/>
      <w:r w:rsidRPr="00AA7A40">
        <w:t>actual_y</w:t>
      </w:r>
      <w:proofErr w:type="spellEnd"/>
      <w:r w:rsidRPr="00AA7A40">
        <w:t>[</w:t>
      </w:r>
      <w:proofErr w:type="spellStart"/>
      <w:r w:rsidRPr="00AA7A40">
        <w:t>i</w:t>
      </w:r>
      <w:proofErr w:type="spellEnd"/>
      <w:r w:rsidRPr="00AA7A40">
        <w:t>] &gt; upper[</w:t>
      </w:r>
      <w:proofErr w:type="spellStart"/>
      <w:r w:rsidRPr="00AA7A40">
        <w:t>i</w:t>
      </w:r>
      <w:proofErr w:type="spellEnd"/>
      <w:r w:rsidRPr="00AA7A40">
        <w:t>]，则为异常</w:t>
      </w:r>
    </w:p>
    <w:p w14:paraId="09B3FD5F" w14:textId="77777777" w:rsidR="00AA7A40" w:rsidRPr="00AA7A40" w:rsidRDefault="00000000" w:rsidP="00AA7A40">
      <w:pPr>
        <w:rPr>
          <w:rFonts w:hint="eastAsia"/>
        </w:rPr>
      </w:pPr>
      <w:r>
        <w:pict w14:anchorId="10D3ED38">
          <v:rect id="_x0000_i1053" style="width:0;height:1.5pt" o:hralign="center" o:hrstd="t" o:hr="t" fillcolor="#a0a0a0" stroked="f"/>
        </w:pict>
      </w:r>
    </w:p>
    <w:p w14:paraId="590BE02E" w14:textId="77777777" w:rsidR="00AA7A40" w:rsidRPr="00AA7A40" w:rsidRDefault="00AA7A40" w:rsidP="00AA7A40">
      <w:pPr>
        <w:rPr>
          <w:rFonts w:hint="eastAsia"/>
          <w:b/>
          <w:bCs/>
        </w:rPr>
      </w:pPr>
      <w:r w:rsidRPr="00AA7A40">
        <w:rPr>
          <w:rFonts w:ascii="Segoe UI Emoji" w:hAnsi="Segoe UI Emoji" w:cs="Segoe UI Emoji"/>
          <w:b/>
          <w:bCs/>
        </w:rPr>
        <w:t>✅</w:t>
      </w:r>
      <w:r w:rsidRPr="00AA7A40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602"/>
      </w:tblGrid>
      <w:tr w:rsidR="00AA7A40" w:rsidRPr="00AA7A40" w14:paraId="46133402" w14:textId="77777777" w:rsidTr="00AA7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4272B" w14:textId="77777777" w:rsidR="00AA7A40" w:rsidRPr="00AA7A40" w:rsidRDefault="00AA7A40" w:rsidP="00AA7A40">
            <w:pPr>
              <w:rPr>
                <w:rFonts w:hint="eastAsia"/>
                <w:b/>
                <w:bCs/>
              </w:rPr>
            </w:pPr>
            <w:r w:rsidRPr="00AA7A40">
              <w:rPr>
                <w:b/>
                <w:bCs/>
              </w:rPr>
              <w:lastRenderedPageBreak/>
              <w:t>特性</w:t>
            </w:r>
          </w:p>
        </w:tc>
        <w:tc>
          <w:tcPr>
            <w:tcW w:w="0" w:type="auto"/>
            <w:vAlign w:val="center"/>
            <w:hideMark/>
          </w:tcPr>
          <w:p w14:paraId="2F7F6A06" w14:textId="77777777" w:rsidR="00AA7A40" w:rsidRPr="00AA7A40" w:rsidRDefault="00AA7A40" w:rsidP="00AA7A40">
            <w:pPr>
              <w:rPr>
                <w:rFonts w:hint="eastAsia"/>
                <w:b/>
                <w:bCs/>
              </w:rPr>
            </w:pPr>
            <w:r w:rsidRPr="00AA7A40">
              <w:rPr>
                <w:b/>
                <w:bCs/>
              </w:rPr>
              <w:t>状态</w:t>
            </w:r>
          </w:p>
        </w:tc>
      </w:tr>
      <w:tr w:rsidR="00AA7A40" w:rsidRPr="00AA7A40" w14:paraId="7D81D7C7" w14:textId="77777777" w:rsidTr="00AA7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03AC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t>多步预测支持</w:t>
            </w:r>
          </w:p>
        </w:tc>
        <w:tc>
          <w:tcPr>
            <w:tcW w:w="0" w:type="auto"/>
            <w:vAlign w:val="center"/>
            <w:hideMark/>
          </w:tcPr>
          <w:p w14:paraId="5FFCBA3E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rPr>
                <w:rFonts w:ascii="Segoe UI Emoji" w:hAnsi="Segoe UI Emoji" w:cs="Segoe UI Emoji"/>
              </w:rPr>
              <w:t>✅</w:t>
            </w:r>
          </w:p>
        </w:tc>
      </w:tr>
      <w:tr w:rsidR="00AA7A40" w:rsidRPr="00AA7A40" w14:paraId="09C92DEE" w14:textId="77777777" w:rsidTr="00AA7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E5C6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t>分位数输出支持</w:t>
            </w:r>
          </w:p>
        </w:tc>
        <w:tc>
          <w:tcPr>
            <w:tcW w:w="0" w:type="auto"/>
            <w:vAlign w:val="center"/>
            <w:hideMark/>
          </w:tcPr>
          <w:p w14:paraId="235EE022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rPr>
                <w:rFonts w:ascii="Segoe UI Emoji" w:hAnsi="Segoe UI Emoji" w:cs="Segoe UI Emoji"/>
              </w:rPr>
              <w:t>✅</w:t>
            </w:r>
          </w:p>
        </w:tc>
      </w:tr>
      <w:tr w:rsidR="00AA7A40" w:rsidRPr="00AA7A40" w14:paraId="1D6D7C6C" w14:textId="77777777" w:rsidTr="00AA7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B212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t>区间异常检测</w:t>
            </w:r>
          </w:p>
        </w:tc>
        <w:tc>
          <w:tcPr>
            <w:tcW w:w="0" w:type="auto"/>
            <w:vAlign w:val="center"/>
            <w:hideMark/>
          </w:tcPr>
          <w:p w14:paraId="71030F43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rPr>
                <w:rFonts w:ascii="Segoe UI Emoji" w:hAnsi="Segoe UI Emoji" w:cs="Segoe UI Emoji"/>
              </w:rPr>
              <w:t>✅</w:t>
            </w:r>
          </w:p>
        </w:tc>
      </w:tr>
      <w:tr w:rsidR="00AA7A40" w:rsidRPr="00AA7A40" w14:paraId="3F7D9446" w14:textId="77777777" w:rsidTr="00AA7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F11C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t>模型扩展性</w:t>
            </w:r>
          </w:p>
        </w:tc>
        <w:tc>
          <w:tcPr>
            <w:tcW w:w="0" w:type="auto"/>
            <w:vAlign w:val="center"/>
            <w:hideMark/>
          </w:tcPr>
          <w:p w14:paraId="321089A7" w14:textId="77777777" w:rsidR="00AA7A40" w:rsidRPr="00AA7A40" w:rsidRDefault="00AA7A40" w:rsidP="00AA7A40">
            <w:pPr>
              <w:rPr>
                <w:rFonts w:hint="eastAsia"/>
              </w:rPr>
            </w:pPr>
            <w:r w:rsidRPr="00AA7A40">
              <w:t>可扩展为 Transformer、CNN、多变量</w:t>
            </w:r>
          </w:p>
        </w:tc>
      </w:tr>
    </w:tbl>
    <w:p w14:paraId="4FAE1BA5" w14:textId="77777777" w:rsidR="00AA7A40" w:rsidRPr="00AA7A40" w:rsidRDefault="00000000" w:rsidP="00AA7A40">
      <w:pPr>
        <w:rPr>
          <w:rFonts w:hint="eastAsia"/>
        </w:rPr>
      </w:pPr>
      <w:r>
        <w:pict w14:anchorId="2D402A3A">
          <v:rect id="_x0000_i1054" style="width:0;height:1.5pt" o:hralign="center" o:hrstd="t" o:hr="t" fillcolor="#a0a0a0" stroked="f"/>
        </w:pict>
      </w:r>
    </w:p>
    <w:p w14:paraId="65675717" w14:textId="77777777" w:rsidR="00AA7A40" w:rsidRPr="00AA7A40" w:rsidRDefault="00AA7A40" w:rsidP="00AA7A40">
      <w:pPr>
        <w:rPr>
          <w:rFonts w:hint="eastAsia"/>
        </w:rPr>
      </w:pPr>
      <w:r w:rsidRPr="00AA7A40">
        <w:t>如果你需要我继续添加：</w:t>
      </w:r>
    </w:p>
    <w:p w14:paraId="4884F881" w14:textId="77777777" w:rsidR="00AA7A40" w:rsidRPr="00AA7A40" w:rsidRDefault="00AA7A40" w:rsidP="00AA7A40">
      <w:pPr>
        <w:numPr>
          <w:ilvl w:val="0"/>
          <w:numId w:val="17"/>
        </w:numPr>
        <w:rPr>
          <w:rFonts w:hint="eastAsia"/>
        </w:rPr>
      </w:pPr>
      <w:r w:rsidRPr="00AA7A40">
        <w:rPr>
          <w:rFonts w:ascii="Segoe UI Emoji" w:hAnsi="Segoe UI Emoji" w:cs="Segoe UI Emoji"/>
        </w:rPr>
        <w:t>📊</w:t>
      </w:r>
      <w:r w:rsidRPr="00AA7A40">
        <w:t xml:space="preserve"> 可视化预测区间 + 实际值</w:t>
      </w:r>
    </w:p>
    <w:p w14:paraId="303E3CF7" w14:textId="77777777" w:rsidR="00AA7A40" w:rsidRPr="00AA7A40" w:rsidRDefault="00AA7A40" w:rsidP="00AA7A40">
      <w:pPr>
        <w:numPr>
          <w:ilvl w:val="0"/>
          <w:numId w:val="17"/>
        </w:numPr>
        <w:rPr>
          <w:rFonts w:hint="eastAsia"/>
        </w:rPr>
      </w:pPr>
      <w:r w:rsidRPr="00AA7A40">
        <w:rPr>
          <w:rFonts w:ascii="Segoe UI Symbol" w:hAnsi="Segoe UI Symbol" w:cs="Segoe UI Symbol"/>
        </w:rPr>
        <w:t>⏱</w:t>
      </w:r>
      <w:r w:rsidRPr="00AA7A40">
        <w:t xml:space="preserve"> 用实际 CSV 文件作为输入训练</w:t>
      </w:r>
    </w:p>
    <w:p w14:paraId="5EB589E0" w14:textId="77777777" w:rsidR="00AA7A40" w:rsidRPr="00AA7A40" w:rsidRDefault="00AA7A40" w:rsidP="00AA7A40">
      <w:pPr>
        <w:numPr>
          <w:ilvl w:val="0"/>
          <w:numId w:val="17"/>
        </w:numPr>
        <w:rPr>
          <w:rFonts w:hint="eastAsia"/>
        </w:rPr>
      </w:pPr>
      <w:r w:rsidRPr="00AA7A40">
        <w:rPr>
          <w:rFonts w:ascii="Segoe UI Emoji" w:hAnsi="Segoe UI Emoji" w:cs="Segoe UI Emoji"/>
        </w:rPr>
        <w:t>🔁</w:t>
      </w:r>
      <w:r w:rsidRPr="00AA7A40">
        <w:t xml:space="preserve"> 多变量（多列）输入版本</w:t>
      </w:r>
    </w:p>
    <w:p w14:paraId="75772E6A" w14:textId="77777777" w:rsidR="00AA7A40" w:rsidRPr="00AA7A40" w:rsidRDefault="00AA7A40" w:rsidP="00AA7A40">
      <w:pPr>
        <w:rPr>
          <w:rFonts w:hint="eastAsia"/>
        </w:rPr>
      </w:pPr>
      <w:r w:rsidRPr="00AA7A40">
        <w:t>我都可以帮你做。你想加入这些吗？</w:t>
      </w:r>
    </w:p>
    <w:p w14:paraId="69B5B4EA" w14:textId="77777777" w:rsidR="00AA7A40" w:rsidRDefault="00AA7A40">
      <w:pPr>
        <w:rPr>
          <w:rFonts w:hint="eastAsia"/>
        </w:rPr>
      </w:pPr>
    </w:p>
    <w:p w14:paraId="350126EB" w14:textId="77777777" w:rsidR="00FF66C1" w:rsidRDefault="00FF66C1">
      <w:pPr>
        <w:rPr>
          <w:rFonts w:hint="eastAsia"/>
        </w:rPr>
      </w:pPr>
    </w:p>
    <w:p w14:paraId="705BFCE6" w14:textId="77777777" w:rsidR="00FF66C1" w:rsidRDefault="00FF66C1">
      <w:pPr>
        <w:rPr>
          <w:rFonts w:hint="eastAsia"/>
        </w:rPr>
      </w:pPr>
    </w:p>
    <w:p w14:paraId="5B278C1F" w14:textId="77777777" w:rsidR="00B23A42" w:rsidRDefault="00B23A42">
      <w:pPr>
        <w:rPr>
          <w:rFonts w:hint="eastAsia"/>
        </w:rPr>
      </w:pPr>
    </w:p>
    <w:p w14:paraId="7DE7604A" w14:textId="77777777" w:rsidR="00B23A42" w:rsidRPr="00B23A42" w:rsidRDefault="00B23A42" w:rsidP="00B23A42">
      <w:pPr>
        <w:rPr>
          <w:rFonts w:hint="eastAsia"/>
        </w:rPr>
      </w:pPr>
      <w:r w:rsidRPr="00B23A42">
        <w:t xml:space="preserve">当然可以！下面我将为你写一个 </w:t>
      </w:r>
      <w:r w:rsidRPr="00B23A42">
        <w:rPr>
          <w:b/>
          <w:bCs/>
        </w:rPr>
        <w:t xml:space="preserve">使用 </w:t>
      </w:r>
      <w:proofErr w:type="spellStart"/>
      <w:r w:rsidRPr="00B23A42">
        <w:rPr>
          <w:b/>
          <w:bCs/>
        </w:rPr>
        <w:t>PyTorch</w:t>
      </w:r>
      <w:proofErr w:type="spellEnd"/>
      <w:r w:rsidRPr="00B23A42">
        <w:rPr>
          <w:b/>
          <w:bCs/>
        </w:rPr>
        <w:t xml:space="preserve"> 实现的 Transformer 模型</w:t>
      </w:r>
      <w:r w:rsidRPr="00B23A42">
        <w:t>，用于：</w:t>
      </w:r>
    </w:p>
    <w:p w14:paraId="3066003A" w14:textId="77777777" w:rsidR="00B23A42" w:rsidRPr="00B23A42" w:rsidRDefault="00B23A42" w:rsidP="00B23A42">
      <w:pPr>
        <w:rPr>
          <w:rFonts w:hint="eastAsia"/>
        </w:rPr>
      </w:pPr>
      <w:r w:rsidRPr="00B23A42">
        <w:rPr>
          <w:rFonts w:ascii="Segoe UI Emoji" w:hAnsi="Segoe UI Emoji" w:cs="Segoe UI Emoji"/>
        </w:rPr>
        <w:t>✅</w:t>
      </w:r>
      <w:r w:rsidRPr="00B23A42">
        <w:t xml:space="preserve"> 多步时间序列预测（multi-step forecasting）</w:t>
      </w:r>
      <w:r w:rsidRPr="00B23A42">
        <w:br/>
      </w:r>
      <w:r w:rsidRPr="00B23A42">
        <w:rPr>
          <w:rFonts w:ascii="Segoe UI Emoji" w:hAnsi="Segoe UI Emoji" w:cs="Segoe UI Emoji"/>
        </w:rPr>
        <w:t>✅</w:t>
      </w:r>
      <w:r w:rsidRPr="00B23A42">
        <w:t xml:space="preserve"> 输出多个分位数（如 0.1、0.5、0.9）构成预测区间</w:t>
      </w:r>
      <w:r w:rsidRPr="00B23A42">
        <w:br/>
      </w:r>
      <w:r w:rsidRPr="00B23A42">
        <w:rPr>
          <w:rFonts w:ascii="Segoe UI Emoji" w:hAnsi="Segoe UI Emoji" w:cs="Segoe UI Emoji"/>
        </w:rPr>
        <w:t>✅</w:t>
      </w:r>
      <w:r w:rsidRPr="00B23A42">
        <w:t xml:space="preserve"> 支持区间异常判断</w:t>
      </w:r>
    </w:p>
    <w:p w14:paraId="542388F6" w14:textId="77777777" w:rsidR="00B23A42" w:rsidRPr="00B23A42" w:rsidRDefault="00000000" w:rsidP="00B23A42">
      <w:pPr>
        <w:rPr>
          <w:rFonts w:hint="eastAsia"/>
        </w:rPr>
      </w:pPr>
      <w:r>
        <w:pict w14:anchorId="5C9AF346">
          <v:rect id="_x0000_i1055" style="width:0;height:1.5pt" o:hralign="center" o:hrstd="t" o:hr="t" fillcolor="#a0a0a0" stroked="f"/>
        </w:pict>
      </w:r>
    </w:p>
    <w:p w14:paraId="724A21AD" w14:textId="77777777" w:rsidR="00B23A42" w:rsidRPr="00B23A42" w:rsidRDefault="00B23A42" w:rsidP="00B23A42">
      <w:pPr>
        <w:rPr>
          <w:rFonts w:hint="eastAsia"/>
          <w:b/>
          <w:bCs/>
        </w:rPr>
      </w:pPr>
      <w:r w:rsidRPr="00B23A42">
        <w:rPr>
          <w:rFonts w:ascii="Segoe UI Emoji" w:hAnsi="Segoe UI Emoji" w:cs="Segoe UI Emoji"/>
          <w:b/>
          <w:bCs/>
        </w:rPr>
        <w:t>✅</w:t>
      </w:r>
      <w:r w:rsidRPr="00B23A42">
        <w:rPr>
          <w:b/>
          <w:bCs/>
        </w:rPr>
        <w:t xml:space="preserve"> 模型设计说明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235"/>
      </w:tblGrid>
      <w:tr w:rsidR="00B23A42" w:rsidRPr="00B23A42" w14:paraId="1B897633" w14:textId="77777777" w:rsidTr="00B23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AE1A9" w14:textId="77777777" w:rsidR="00B23A42" w:rsidRPr="00B23A42" w:rsidRDefault="00B23A42" w:rsidP="00B23A42">
            <w:pPr>
              <w:rPr>
                <w:rFonts w:hint="eastAsia"/>
                <w:b/>
                <w:bCs/>
              </w:rPr>
            </w:pPr>
            <w:r w:rsidRPr="00B23A42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3AFD4F4" w14:textId="77777777" w:rsidR="00B23A42" w:rsidRPr="00B23A42" w:rsidRDefault="00B23A42" w:rsidP="00B23A42">
            <w:pPr>
              <w:rPr>
                <w:rFonts w:hint="eastAsia"/>
                <w:b/>
                <w:bCs/>
              </w:rPr>
            </w:pPr>
            <w:r w:rsidRPr="00B23A42">
              <w:rPr>
                <w:b/>
                <w:bCs/>
              </w:rPr>
              <w:t>说明</w:t>
            </w:r>
          </w:p>
        </w:tc>
      </w:tr>
      <w:tr w:rsidR="00B23A42" w:rsidRPr="00B23A42" w14:paraId="6541C0E3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490A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编码器输入</w:t>
            </w:r>
          </w:p>
        </w:tc>
        <w:tc>
          <w:tcPr>
            <w:tcW w:w="0" w:type="auto"/>
            <w:vAlign w:val="center"/>
            <w:hideMark/>
          </w:tcPr>
          <w:p w14:paraId="1E66B530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[</w:t>
            </w:r>
            <w:proofErr w:type="spellStart"/>
            <w:r w:rsidRPr="00B23A42">
              <w:t>batch_size</w:t>
            </w:r>
            <w:proofErr w:type="spellEnd"/>
            <w:r w:rsidRPr="00B23A42">
              <w:t xml:space="preserve">, </w:t>
            </w:r>
            <w:proofErr w:type="spellStart"/>
            <w:r w:rsidRPr="00B23A42">
              <w:t>seq_len</w:t>
            </w:r>
            <w:proofErr w:type="spellEnd"/>
            <w:r w:rsidRPr="00B23A42">
              <w:t>, 1]（一维时间序列）</w:t>
            </w:r>
          </w:p>
        </w:tc>
      </w:tr>
      <w:tr w:rsidR="00B23A42" w:rsidRPr="00B23A42" w14:paraId="7543122A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A520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编码器结构</w:t>
            </w:r>
          </w:p>
        </w:tc>
        <w:tc>
          <w:tcPr>
            <w:tcW w:w="0" w:type="auto"/>
            <w:vAlign w:val="center"/>
            <w:hideMark/>
          </w:tcPr>
          <w:p w14:paraId="3C787C3D" w14:textId="77777777" w:rsidR="00B23A42" w:rsidRPr="00B23A42" w:rsidRDefault="00B23A42" w:rsidP="00B23A42">
            <w:pPr>
              <w:rPr>
                <w:rFonts w:hint="eastAsia"/>
              </w:rPr>
            </w:pPr>
            <w:proofErr w:type="spellStart"/>
            <w:r w:rsidRPr="00B23A42">
              <w:t>nn.TransformerEncoder</w:t>
            </w:r>
            <w:proofErr w:type="spellEnd"/>
          </w:p>
        </w:tc>
      </w:tr>
      <w:tr w:rsidR="00B23A42" w:rsidRPr="00B23A42" w14:paraId="25CD7393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C594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预测头</w:t>
            </w:r>
          </w:p>
        </w:tc>
        <w:tc>
          <w:tcPr>
            <w:tcW w:w="0" w:type="auto"/>
            <w:vAlign w:val="center"/>
            <w:hideMark/>
          </w:tcPr>
          <w:p w14:paraId="4FD47D08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输出多个 quantile → shape: [</w:t>
            </w:r>
            <w:proofErr w:type="spellStart"/>
            <w:r w:rsidRPr="00B23A42">
              <w:t>batch_size</w:t>
            </w:r>
            <w:proofErr w:type="spellEnd"/>
            <w:r w:rsidRPr="00B23A42">
              <w:t xml:space="preserve">, </w:t>
            </w:r>
            <w:proofErr w:type="spellStart"/>
            <w:r w:rsidRPr="00B23A42">
              <w:t>num_quantiles</w:t>
            </w:r>
            <w:proofErr w:type="spellEnd"/>
            <w:r w:rsidRPr="00B23A42">
              <w:t xml:space="preserve">, </w:t>
            </w:r>
            <w:proofErr w:type="spellStart"/>
            <w:r w:rsidRPr="00B23A42">
              <w:t>output_len</w:t>
            </w:r>
            <w:proofErr w:type="spellEnd"/>
            <w:r w:rsidRPr="00B23A42">
              <w:t>]</w:t>
            </w:r>
          </w:p>
        </w:tc>
      </w:tr>
      <w:tr w:rsidR="00B23A42" w:rsidRPr="00B23A42" w14:paraId="37F5AA74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95CF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损失函数</w:t>
            </w:r>
          </w:p>
        </w:tc>
        <w:tc>
          <w:tcPr>
            <w:tcW w:w="0" w:type="auto"/>
            <w:vAlign w:val="center"/>
            <w:hideMark/>
          </w:tcPr>
          <w:p w14:paraId="4A9B0402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分位数损失（Pinball Loss）</w:t>
            </w:r>
          </w:p>
        </w:tc>
      </w:tr>
      <w:tr w:rsidR="00B23A42" w:rsidRPr="00B23A42" w14:paraId="3B6FF36B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E2EE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应用场景</w:t>
            </w:r>
          </w:p>
        </w:tc>
        <w:tc>
          <w:tcPr>
            <w:tcW w:w="0" w:type="auto"/>
            <w:vAlign w:val="center"/>
            <w:hideMark/>
          </w:tcPr>
          <w:p w14:paraId="1246A68C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高精度多步预测 + 区间估计 + 异常检测</w:t>
            </w:r>
          </w:p>
        </w:tc>
      </w:tr>
    </w:tbl>
    <w:p w14:paraId="50DA304E" w14:textId="77777777" w:rsidR="00B23A42" w:rsidRPr="00B23A42" w:rsidRDefault="00000000" w:rsidP="00B23A42">
      <w:pPr>
        <w:rPr>
          <w:rFonts w:hint="eastAsia"/>
        </w:rPr>
      </w:pPr>
      <w:r>
        <w:pict w14:anchorId="3F73B7E5">
          <v:rect id="_x0000_i1056" style="width:0;height:1.5pt" o:hralign="center" o:hrstd="t" o:hr="t" fillcolor="#a0a0a0" stroked="f"/>
        </w:pict>
      </w:r>
    </w:p>
    <w:p w14:paraId="5D7BF168" w14:textId="77777777" w:rsidR="00B23A42" w:rsidRPr="00B23A42" w:rsidRDefault="00B23A42" w:rsidP="00B23A42">
      <w:pPr>
        <w:rPr>
          <w:rFonts w:hint="eastAsia"/>
          <w:b/>
          <w:bCs/>
        </w:rPr>
      </w:pPr>
      <w:r w:rsidRPr="00B23A42">
        <w:rPr>
          <w:rFonts w:ascii="Segoe UI Emoji" w:hAnsi="Segoe UI Emoji" w:cs="Segoe UI Emoji"/>
          <w:b/>
          <w:bCs/>
        </w:rPr>
        <w:t>✅</w:t>
      </w:r>
      <w:r w:rsidRPr="00B23A42">
        <w:rPr>
          <w:b/>
          <w:bCs/>
        </w:rPr>
        <w:t xml:space="preserve"> 完整 </w:t>
      </w:r>
      <w:proofErr w:type="spellStart"/>
      <w:r w:rsidRPr="00B23A42">
        <w:rPr>
          <w:b/>
          <w:bCs/>
        </w:rPr>
        <w:t>PyTorch</w:t>
      </w:r>
      <w:proofErr w:type="spellEnd"/>
      <w:r w:rsidRPr="00B23A42">
        <w:rPr>
          <w:b/>
          <w:bCs/>
        </w:rPr>
        <w:t xml:space="preserve"> 代码</w:t>
      </w:r>
    </w:p>
    <w:p w14:paraId="76E91126" w14:textId="77777777" w:rsidR="00B23A42" w:rsidRPr="00B23A42" w:rsidRDefault="00B23A42" w:rsidP="00B23A42">
      <w:pPr>
        <w:rPr>
          <w:rFonts w:hint="eastAsia"/>
        </w:rPr>
      </w:pPr>
      <w:r w:rsidRPr="00B23A42">
        <w:t>import torch</w:t>
      </w:r>
    </w:p>
    <w:p w14:paraId="6643CDF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import </w:t>
      </w:r>
      <w:proofErr w:type="spellStart"/>
      <w:r w:rsidRPr="00B23A42">
        <w:t>torch.nn</w:t>
      </w:r>
      <w:proofErr w:type="spellEnd"/>
      <w:r w:rsidRPr="00B23A42">
        <w:t xml:space="preserve"> as </w:t>
      </w:r>
      <w:proofErr w:type="spellStart"/>
      <w:r w:rsidRPr="00B23A42">
        <w:t>nn</w:t>
      </w:r>
      <w:proofErr w:type="spellEnd"/>
    </w:p>
    <w:p w14:paraId="52429EC1" w14:textId="77777777" w:rsidR="00B23A42" w:rsidRPr="00B23A42" w:rsidRDefault="00B23A42" w:rsidP="00B23A42">
      <w:pPr>
        <w:rPr>
          <w:rFonts w:hint="eastAsia"/>
        </w:rPr>
      </w:pPr>
      <w:r w:rsidRPr="00B23A42">
        <w:t xml:space="preserve">from </w:t>
      </w:r>
      <w:proofErr w:type="spellStart"/>
      <w:r w:rsidRPr="00B23A42">
        <w:t>torch.utils.data</w:t>
      </w:r>
      <w:proofErr w:type="spellEnd"/>
      <w:r w:rsidRPr="00B23A42">
        <w:t xml:space="preserve"> import Dataset, </w:t>
      </w:r>
      <w:proofErr w:type="spellStart"/>
      <w:r w:rsidRPr="00B23A42">
        <w:t>DataLoader</w:t>
      </w:r>
      <w:proofErr w:type="spellEnd"/>
    </w:p>
    <w:p w14:paraId="60D13A4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import </w:t>
      </w:r>
      <w:proofErr w:type="spellStart"/>
      <w:r w:rsidRPr="00B23A42">
        <w:t>numpy</w:t>
      </w:r>
      <w:proofErr w:type="spellEnd"/>
      <w:r w:rsidRPr="00B23A42">
        <w:t xml:space="preserve"> as np</w:t>
      </w:r>
    </w:p>
    <w:p w14:paraId="55B5089C" w14:textId="77777777" w:rsidR="00B23A42" w:rsidRPr="00B23A42" w:rsidRDefault="00B23A42" w:rsidP="00B23A42">
      <w:pPr>
        <w:rPr>
          <w:rFonts w:hint="eastAsia"/>
        </w:rPr>
      </w:pPr>
    </w:p>
    <w:p w14:paraId="1D183492" w14:textId="77777777" w:rsidR="00B23A42" w:rsidRPr="00B23A42" w:rsidRDefault="00B23A42" w:rsidP="00B23A42">
      <w:pPr>
        <w:rPr>
          <w:rFonts w:hint="eastAsia"/>
        </w:rPr>
      </w:pPr>
      <w:r w:rsidRPr="00B23A42">
        <w:t># ==== 1. 数据集 ====</w:t>
      </w:r>
    </w:p>
    <w:p w14:paraId="44A58E18" w14:textId="77777777" w:rsidR="00B23A42" w:rsidRPr="00B23A42" w:rsidRDefault="00B23A42" w:rsidP="00B23A42">
      <w:pPr>
        <w:rPr>
          <w:rFonts w:hint="eastAsia"/>
        </w:rPr>
      </w:pPr>
    </w:p>
    <w:p w14:paraId="1E490C6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class </w:t>
      </w:r>
      <w:proofErr w:type="spellStart"/>
      <w:r w:rsidRPr="00B23A42">
        <w:t>TimeSeriesDataset</w:t>
      </w:r>
      <w:proofErr w:type="spellEnd"/>
      <w:r w:rsidRPr="00B23A42">
        <w:t>(Dataset):</w:t>
      </w:r>
    </w:p>
    <w:p w14:paraId="736CC10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def __</w:t>
      </w:r>
      <w:proofErr w:type="spellStart"/>
      <w:r w:rsidRPr="00B23A42">
        <w:t>init</w:t>
      </w:r>
      <w:proofErr w:type="spellEnd"/>
      <w:r w:rsidRPr="00B23A42">
        <w:t xml:space="preserve">__(self, data, </w:t>
      </w:r>
      <w:proofErr w:type="spellStart"/>
      <w:r w:rsidRPr="00B23A42">
        <w:t>input_len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):</w:t>
      </w:r>
    </w:p>
    <w:p w14:paraId="2E35F094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self.X</w:t>
      </w:r>
      <w:proofErr w:type="spellEnd"/>
      <w:r w:rsidRPr="00B23A42">
        <w:t xml:space="preserve">, </w:t>
      </w:r>
      <w:proofErr w:type="spellStart"/>
      <w:r w:rsidRPr="00B23A42">
        <w:t>self.y</w:t>
      </w:r>
      <w:proofErr w:type="spellEnd"/>
      <w:r w:rsidRPr="00B23A42">
        <w:t xml:space="preserve"> = [], []</w:t>
      </w:r>
    </w:p>
    <w:p w14:paraId="665B18BB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for </w:t>
      </w:r>
      <w:proofErr w:type="spellStart"/>
      <w:r w:rsidRPr="00B23A42">
        <w:t>i</w:t>
      </w:r>
      <w:proofErr w:type="spellEnd"/>
      <w:r w:rsidRPr="00B23A42">
        <w:t xml:space="preserve"> in range(</w:t>
      </w:r>
      <w:proofErr w:type="spellStart"/>
      <w:r w:rsidRPr="00B23A42">
        <w:t>len</w:t>
      </w:r>
      <w:proofErr w:type="spellEnd"/>
      <w:r w:rsidRPr="00B23A42">
        <w:t xml:space="preserve">(data) - </w:t>
      </w:r>
      <w:proofErr w:type="spellStart"/>
      <w:r w:rsidRPr="00B23A42">
        <w:t>input_len</w:t>
      </w:r>
      <w:proofErr w:type="spellEnd"/>
      <w:r w:rsidRPr="00B23A42">
        <w:t xml:space="preserve"> - </w:t>
      </w:r>
      <w:proofErr w:type="spellStart"/>
      <w:r w:rsidRPr="00B23A42">
        <w:t>output_len</w:t>
      </w:r>
      <w:proofErr w:type="spellEnd"/>
      <w:r w:rsidRPr="00B23A42">
        <w:t>):</w:t>
      </w:r>
    </w:p>
    <w:p w14:paraId="4FD0BC4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self.X.append</w:t>
      </w:r>
      <w:proofErr w:type="spellEnd"/>
      <w:r w:rsidRPr="00B23A42">
        <w:t>(data[</w:t>
      </w:r>
      <w:proofErr w:type="spellStart"/>
      <w:r w:rsidRPr="00B23A42">
        <w:t>i:i+input_len</w:t>
      </w:r>
      <w:proofErr w:type="spellEnd"/>
      <w:r w:rsidRPr="00B23A42">
        <w:t>])</w:t>
      </w:r>
    </w:p>
    <w:p w14:paraId="15D3399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self.y.append</w:t>
      </w:r>
      <w:proofErr w:type="spellEnd"/>
      <w:r w:rsidRPr="00B23A42">
        <w:t>(data[</w:t>
      </w:r>
      <w:proofErr w:type="spellStart"/>
      <w:r w:rsidRPr="00B23A42">
        <w:t>i+input_len:i+input_len+output_len</w:t>
      </w:r>
      <w:proofErr w:type="spellEnd"/>
      <w:r w:rsidRPr="00B23A42">
        <w:t>])</w:t>
      </w:r>
    </w:p>
    <w:p w14:paraId="63565616" w14:textId="77777777" w:rsidR="00B23A42" w:rsidRPr="00B23A42" w:rsidRDefault="00B23A42" w:rsidP="00B23A42">
      <w:pPr>
        <w:rPr>
          <w:rFonts w:hint="eastAsia"/>
        </w:rPr>
      </w:pPr>
      <w:r w:rsidRPr="00B23A42">
        <w:lastRenderedPageBreak/>
        <w:t xml:space="preserve">        </w:t>
      </w:r>
      <w:proofErr w:type="spellStart"/>
      <w:r w:rsidRPr="00B23A42">
        <w:t>self.X</w:t>
      </w:r>
      <w:proofErr w:type="spellEnd"/>
      <w:r w:rsidRPr="00B23A42">
        <w:t xml:space="preserve"> = </w:t>
      </w:r>
      <w:proofErr w:type="spellStart"/>
      <w:r w:rsidRPr="00B23A42">
        <w:t>torch.tensor</w:t>
      </w:r>
      <w:proofErr w:type="spellEnd"/>
      <w:r w:rsidRPr="00B23A42">
        <w:t>(</w:t>
      </w:r>
      <w:proofErr w:type="spellStart"/>
      <w:r w:rsidRPr="00B23A42">
        <w:t>self.X</w:t>
      </w:r>
      <w:proofErr w:type="spellEnd"/>
      <w:r w:rsidRPr="00B23A42">
        <w:t xml:space="preserve">, </w:t>
      </w:r>
      <w:proofErr w:type="spellStart"/>
      <w:r w:rsidRPr="00B23A42">
        <w:t>dtype</w:t>
      </w:r>
      <w:proofErr w:type="spellEnd"/>
      <w:r w:rsidRPr="00B23A42">
        <w:t>=torch.float32).</w:t>
      </w:r>
      <w:proofErr w:type="spellStart"/>
      <w:r w:rsidRPr="00B23A42">
        <w:t>unsqueeze</w:t>
      </w:r>
      <w:proofErr w:type="spellEnd"/>
      <w:r w:rsidRPr="00B23A42">
        <w:t xml:space="preserve">(-1)  # (N, </w:t>
      </w:r>
      <w:proofErr w:type="spellStart"/>
      <w:r w:rsidRPr="00B23A42">
        <w:t>input_len</w:t>
      </w:r>
      <w:proofErr w:type="spellEnd"/>
      <w:r w:rsidRPr="00B23A42">
        <w:t>, 1)</w:t>
      </w:r>
    </w:p>
    <w:p w14:paraId="02317538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self.y</w:t>
      </w:r>
      <w:proofErr w:type="spellEnd"/>
      <w:r w:rsidRPr="00B23A42">
        <w:t xml:space="preserve"> = </w:t>
      </w:r>
      <w:proofErr w:type="spellStart"/>
      <w:r w:rsidRPr="00B23A42">
        <w:t>torch.tensor</w:t>
      </w:r>
      <w:proofErr w:type="spellEnd"/>
      <w:r w:rsidRPr="00B23A42">
        <w:t>(</w:t>
      </w:r>
      <w:proofErr w:type="spellStart"/>
      <w:r w:rsidRPr="00B23A42">
        <w:t>self.y</w:t>
      </w:r>
      <w:proofErr w:type="spellEnd"/>
      <w:r w:rsidRPr="00B23A42">
        <w:t xml:space="preserve">, </w:t>
      </w:r>
      <w:proofErr w:type="spellStart"/>
      <w:r w:rsidRPr="00B23A42">
        <w:t>dtype</w:t>
      </w:r>
      <w:proofErr w:type="spellEnd"/>
      <w:r w:rsidRPr="00B23A42">
        <w:t xml:space="preserve">=torch.float32)                # (N, </w:t>
      </w:r>
      <w:proofErr w:type="spellStart"/>
      <w:r w:rsidRPr="00B23A42">
        <w:t>output_len</w:t>
      </w:r>
      <w:proofErr w:type="spellEnd"/>
      <w:r w:rsidRPr="00B23A42">
        <w:t>)</w:t>
      </w:r>
    </w:p>
    <w:p w14:paraId="3E6A960C" w14:textId="77777777" w:rsidR="00B23A42" w:rsidRPr="00B23A42" w:rsidRDefault="00B23A42" w:rsidP="00B23A42">
      <w:pPr>
        <w:rPr>
          <w:rFonts w:hint="eastAsia"/>
        </w:rPr>
      </w:pPr>
    </w:p>
    <w:p w14:paraId="1A0B26C0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def __</w:t>
      </w:r>
      <w:proofErr w:type="spellStart"/>
      <w:r w:rsidRPr="00B23A42">
        <w:t>len</w:t>
      </w:r>
      <w:proofErr w:type="spellEnd"/>
      <w:r w:rsidRPr="00B23A42">
        <w:t>__(self):</w:t>
      </w:r>
    </w:p>
    <w:p w14:paraId="38DA5CCE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return </w:t>
      </w:r>
      <w:proofErr w:type="spellStart"/>
      <w:r w:rsidRPr="00B23A42">
        <w:t>len</w:t>
      </w:r>
      <w:proofErr w:type="spellEnd"/>
      <w:r w:rsidRPr="00B23A42">
        <w:t>(</w:t>
      </w:r>
      <w:proofErr w:type="spellStart"/>
      <w:r w:rsidRPr="00B23A42">
        <w:t>self.X</w:t>
      </w:r>
      <w:proofErr w:type="spellEnd"/>
      <w:r w:rsidRPr="00B23A42">
        <w:t>)</w:t>
      </w:r>
    </w:p>
    <w:p w14:paraId="2C27287F" w14:textId="77777777" w:rsidR="00B23A42" w:rsidRPr="00B23A42" w:rsidRDefault="00B23A42" w:rsidP="00B23A42">
      <w:pPr>
        <w:rPr>
          <w:rFonts w:hint="eastAsia"/>
        </w:rPr>
      </w:pPr>
    </w:p>
    <w:p w14:paraId="75496BE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def __</w:t>
      </w:r>
      <w:proofErr w:type="spellStart"/>
      <w:r w:rsidRPr="00B23A42">
        <w:t>getitem</w:t>
      </w:r>
      <w:proofErr w:type="spellEnd"/>
      <w:r w:rsidRPr="00B23A42">
        <w:t xml:space="preserve">__(self, </w:t>
      </w:r>
      <w:proofErr w:type="spellStart"/>
      <w:r w:rsidRPr="00B23A42">
        <w:t>idx</w:t>
      </w:r>
      <w:proofErr w:type="spellEnd"/>
      <w:r w:rsidRPr="00B23A42">
        <w:t>):</w:t>
      </w:r>
    </w:p>
    <w:p w14:paraId="1CBE2A2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return </w:t>
      </w:r>
      <w:proofErr w:type="spellStart"/>
      <w:r w:rsidRPr="00B23A42">
        <w:t>self.X</w:t>
      </w:r>
      <w:proofErr w:type="spellEnd"/>
      <w:r w:rsidRPr="00B23A42">
        <w:t>[</w:t>
      </w:r>
      <w:proofErr w:type="spellStart"/>
      <w:r w:rsidRPr="00B23A42">
        <w:t>idx</w:t>
      </w:r>
      <w:proofErr w:type="spellEnd"/>
      <w:r w:rsidRPr="00B23A42">
        <w:t xml:space="preserve">], </w:t>
      </w:r>
      <w:proofErr w:type="spellStart"/>
      <w:r w:rsidRPr="00B23A42">
        <w:t>self.y</w:t>
      </w:r>
      <w:proofErr w:type="spellEnd"/>
      <w:r w:rsidRPr="00B23A42">
        <w:t>[</w:t>
      </w:r>
      <w:proofErr w:type="spellStart"/>
      <w:r w:rsidRPr="00B23A42">
        <w:t>idx</w:t>
      </w:r>
      <w:proofErr w:type="spellEnd"/>
      <w:r w:rsidRPr="00B23A42">
        <w:t>]</w:t>
      </w:r>
    </w:p>
    <w:p w14:paraId="46631552" w14:textId="77777777" w:rsidR="00B23A42" w:rsidRPr="00B23A42" w:rsidRDefault="00B23A42" w:rsidP="00B23A42">
      <w:pPr>
        <w:rPr>
          <w:rFonts w:hint="eastAsia"/>
        </w:rPr>
      </w:pPr>
    </w:p>
    <w:p w14:paraId="6235C2C1" w14:textId="77777777" w:rsidR="00B23A42" w:rsidRPr="00B23A42" w:rsidRDefault="00B23A42" w:rsidP="00B23A42">
      <w:pPr>
        <w:rPr>
          <w:rFonts w:hint="eastAsia"/>
        </w:rPr>
      </w:pPr>
    </w:p>
    <w:p w14:paraId="437D4965" w14:textId="77777777" w:rsidR="00B23A42" w:rsidRPr="00B23A42" w:rsidRDefault="00B23A42" w:rsidP="00B23A42">
      <w:pPr>
        <w:rPr>
          <w:rFonts w:hint="eastAsia"/>
        </w:rPr>
      </w:pPr>
      <w:r w:rsidRPr="00B23A42">
        <w:t># ==== 2. 分位数损失 ====</w:t>
      </w:r>
    </w:p>
    <w:p w14:paraId="38757505" w14:textId="77777777" w:rsidR="00B23A42" w:rsidRPr="00B23A42" w:rsidRDefault="00B23A42" w:rsidP="00B23A42">
      <w:pPr>
        <w:rPr>
          <w:rFonts w:hint="eastAsia"/>
        </w:rPr>
      </w:pPr>
    </w:p>
    <w:p w14:paraId="0D1705AE" w14:textId="77777777" w:rsidR="00B23A42" w:rsidRPr="00B23A42" w:rsidRDefault="00B23A42" w:rsidP="00B23A42">
      <w:pPr>
        <w:rPr>
          <w:rFonts w:hint="eastAsia"/>
        </w:rPr>
      </w:pPr>
      <w:r w:rsidRPr="00B23A42">
        <w:t xml:space="preserve">def </w:t>
      </w:r>
      <w:proofErr w:type="spellStart"/>
      <w:r w:rsidRPr="00B23A42">
        <w:t>quantile_loss</w:t>
      </w:r>
      <w:proofErr w:type="spellEnd"/>
      <w:r w:rsidRPr="00B23A42">
        <w:t>(preds, target, quantiles):</w:t>
      </w:r>
    </w:p>
    <w:p w14:paraId="474194EA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losses = []</w:t>
      </w:r>
    </w:p>
    <w:p w14:paraId="39FAB16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for </w:t>
      </w:r>
      <w:proofErr w:type="spellStart"/>
      <w:r w:rsidRPr="00B23A42">
        <w:t>i</w:t>
      </w:r>
      <w:proofErr w:type="spellEnd"/>
      <w:r w:rsidRPr="00B23A42">
        <w:t>, q in enumerate(quantiles):</w:t>
      </w:r>
    </w:p>
    <w:p w14:paraId="6174481B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errors = target - preds[:, </w:t>
      </w:r>
      <w:proofErr w:type="spellStart"/>
      <w:r w:rsidRPr="00B23A42">
        <w:t>i</w:t>
      </w:r>
      <w:proofErr w:type="spellEnd"/>
      <w:r w:rsidRPr="00B23A42">
        <w:t>, :]</w:t>
      </w:r>
    </w:p>
    <w:p w14:paraId="44FF1A8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loss = </w:t>
      </w:r>
      <w:proofErr w:type="spellStart"/>
      <w:r w:rsidRPr="00B23A42">
        <w:t>torch.max</w:t>
      </w:r>
      <w:proofErr w:type="spellEnd"/>
      <w:r w:rsidRPr="00B23A42">
        <w:t>((q - 1) * errors, q * errors)</w:t>
      </w:r>
    </w:p>
    <w:p w14:paraId="09A9D4B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losses.append</w:t>
      </w:r>
      <w:proofErr w:type="spellEnd"/>
      <w:r w:rsidRPr="00B23A42">
        <w:t>(</w:t>
      </w:r>
      <w:proofErr w:type="spellStart"/>
      <w:r w:rsidRPr="00B23A42">
        <w:t>loss.mean</w:t>
      </w:r>
      <w:proofErr w:type="spellEnd"/>
      <w:r w:rsidRPr="00B23A42">
        <w:t>())</w:t>
      </w:r>
    </w:p>
    <w:p w14:paraId="5352F76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return sum(losses) / </w:t>
      </w:r>
      <w:proofErr w:type="spellStart"/>
      <w:r w:rsidRPr="00B23A42">
        <w:t>len</w:t>
      </w:r>
      <w:proofErr w:type="spellEnd"/>
      <w:r w:rsidRPr="00B23A42">
        <w:t>(losses)</w:t>
      </w:r>
    </w:p>
    <w:p w14:paraId="30EA12B8" w14:textId="77777777" w:rsidR="00B23A42" w:rsidRPr="00B23A42" w:rsidRDefault="00B23A42" w:rsidP="00B23A42">
      <w:pPr>
        <w:rPr>
          <w:rFonts w:hint="eastAsia"/>
        </w:rPr>
      </w:pPr>
    </w:p>
    <w:p w14:paraId="1EDCF0B1" w14:textId="77777777" w:rsidR="00B23A42" w:rsidRPr="00B23A42" w:rsidRDefault="00B23A42" w:rsidP="00B23A42">
      <w:pPr>
        <w:rPr>
          <w:rFonts w:hint="eastAsia"/>
        </w:rPr>
      </w:pPr>
    </w:p>
    <w:p w14:paraId="1D0A7398" w14:textId="77777777" w:rsidR="00B23A42" w:rsidRPr="00B23A42" w:rsidRDefault="00B23A42" w:rsidP="00B23A42">
      <w:pPr>
        <w:rPr>
          <w:rFonts w:hint="eastAsia"/>
        </w:rPr>
      </w:pPr>
      <w:r w:rsidRPr="00B23A42">
        <w:t># ==== 3. Transformer 模型 ====</w:t>
      </w:r>
    </w:p>
    <w:p w14:paraId="35015806" w14:textId="77777777" w:rsidR="00B23A42" w:rsidRPr="00B23A42" w:rsidRDefault="00B23A42" w:rsidP="00B23A42">
      <w:pPr>
        <w:rPr>
          <w:rFonts w:hint="eastAsia"/>
        </w:rPr>
      </w:pPr>
    </w:p>
    <w:p w14:paraId="0F9AB4C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class </w:t>
      </w:r>
      <w:proofErr w:type="spellStart"/>
      <w:r w:rsidRPr="00B23A42">
        <w:t>TransformerForecaster</w:t>
      </w:r>
      <w:proofErr w:type="spellEnd"/>
      <w:r w:rsidRPr="00B23A42">
        <w:t>(</w:t>
      </w:r>
      <w:proofErr w:type="spellStart"/>
      <w:r w:rsidRPr="00B23A42">
        <w:t>nn.Module</w:t>
      </w:r>
      <w:proofErr w:type="spellEnd"/>
      <w:r w:rsidRPr="00B23A42">
        <w:t>):</w:t>
      </w:r>
    </w:p>
    <w:p w14:paraId="3D16CF0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def __</w:t>
      </w:r>
      <w:proofErr w:type="spellStart"/>
      <w:r w:rsidRPr="00B23A42">
        <w:t>init</w:t>
      </w:r>
      <w:proofErr w:type="spellEnd"/>
      <w:r w:rsidRPr="00B23A42">
        <w:t xml:space="preserve">__(self, </w:t>
      </w:r>
      <w:proofErr w:type="spellStart"/>
      <w:r w:rsidRPr="00B23A42">
        <w:t>input_len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 xml:space="preserve">, </w:t>
      </w:r>
      <w:proofErr w:type="spellStart"/>
      <w:r w:rsidRPr="00B23A42">
        <w:t>d_model</w:t>
      </w:r>
      <w:proofErr w:type="spellEnd"/>
      <w:r w:rsidRPr="00B23A42">
        <w:t xml:space="preserve">=64, </w:t>
      </w:r>
      <w:proofErr w:type="spellStart"/>
      <w:r w:rsidRPr="00B23A42">
        <w:t>nhead</w:t>
      </w:r>
      <w:proofErr w:type="spellEnd"/>
      <w:r w:rsidRPr="00B23A42">
        <w:t xml:space="preserve">=4, </w:t>
      </w:r>
      <w:proofErr w:type="spellStart"/>
      <w:r w:rsidRPr="00B23A42">
        <w:t>num_layers</w:t>
      </w:r>
      <w:proofErr w:type="spellEnd"/>
      <w:r w:rsidRPr="00B23A42">
        <w:t>=2, quantiles=[0.1, 0.5, 0.9]):</w:t>
      </w:r>
    </w:p>
    <w:p w14:paraId="2F11F081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super().__</w:t>
      </w:r>
      <w:proofErr w:type="spellStart"/>
      <w:r w:rsidRPr="00B23A42">
        <w:t>init</w:t>
      </w:r>
      <w:proofErr w:type="spellEnd"/>
      <w:r w:rsidRPr="00B23A42">
        <w:t>__()</w:t>
      </w:r>
    </w:p>
    <w:p w14:paraId="5E4442FA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self.quantiles</w:t>
      </w:r>
      <w:proofErr w:type="spellEnd"/>
      <w:r w:rsidRPr="00B23A42">
        <w:t xml:space="preserve"> = quantiles</w:t>
      </w:r>
    </w:p>
    <w:p w14:paraId="7BCA60E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self.output_len</w:t>
      </w:r>
      <w:proofErr w:type="spellEnd"/>
      <w:r w:rsidRPr="00B23A42">
        <w:t xml:space="preserve"> = </w:t>
      </w:r>
      <w:proofErr w:type="spellStart"/>
      <w:r w:rsidRPr="00B23A42">
        <w:t>output_len</w:t>
      </w:r>
      <w:proofErr w:type="spellEnd"/>
    </w:p>
    <w:p w14:paraId="1DF4C0A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self.input_proj</w:t>
      </w:r>
      <w:proofErr w:type="spellEnd"/>
      <w:r w:rsidRPr="00B23A42">
        <w:t xml:space="preserve"> = </w:t>
      </w:r>
      <w:proofErr w:type="spellStart"/>
      <w:r w:rsidRPr="00B23A42">
        <w:t>nn.Linear</w:t>
      </w:r>
      <w:proofErr w:type="spellEnd"/>
      <w:r w:rsidRPr="00B23A42">
        <w:t xml:space="preserve">(1, </w:t>
      </w:r>
      <w:proofErr w:type="spellStart"/>
      <w:r w:rsidRPr="00B23A42">
        <w:t>d_model</w:t>
      </w:r>
      <w:proofErr w:type="spellEnd"/>
      <w:r w:rsidRPr="00B23A42">
        <w:t xml:space="preserve">)  # 输入投影到 </w:t>
      </w:r>
      <w:proofErr w:type="spellStart"/>
      <w:r w:rsidRPr="00B23A42">
        <w:t>d_model</w:t>
      </w:r>
      <w:proofErr w:type="spellEnd"/>
    </w:p>
    <w:p w14:paraId="518FCA2B" w14:textId="77777777" w:rsidR="00B23A42" w:rsidRPr="00B23A42" w:rsidRDefault="00B23A42" w:rsidP="00B23A42">
      <w:pPr>
        <w:rPr>
          <w:rFonts w:hint="eastAsia"/>
        </w:rPr>
      </w:pPr>
    </w:p>
    <w:p w14:paraId="144BA4F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encoder_layer</w:t>
      </w:r>
      <w:proofErr w:type="spellEnd"/>
      <w:r w:rsidRPr="00B23A42">
        <w:t xml:space="preserve"> = </w:t>
      </w:r>
      <w:proofErr w:type="spellStart"/>
      <w:r w:rsidRPr="00B23A42">
        <w:t>nn.TransformerEncoderLayer</w:t>
      </w:r>
      <w:proofErr w:type="spellEnd"/>
      <w:r w:rsidRPr="00B23A42">
        <w:t>(</w:t>
      </w:r>
      <w:proofErr w:type="spellStart"/>
      <w:r w:rsidRPr="00B23A42">
        <w:t>d_model</w:t>
      </w:r>
      <w:proofErr w:type="spellEnd"/>
      <w:r w:rsidRPr="00B23A42">
        <w:t>=</w:t>
      </w:r>
      <w:proofErr w:type="spellStart"/>
      <w:r w:rsidRPr="00B23A42">
        <w:t>d_model</w:t>
      </w:r>
      <w:proofErr w:type="spellEnd"/>
      <w:r w:rsidRPr="00B23A42">
        <w:t xml:space="preserve">, </w:t>
      </w:r>
      <w:proofErr w:type="spellStart"/>
      <w:r w:rsidRPr="00B23A42">
        <w:t>nhead</w:t>
      </w:r>
      <w:proofErr w:type="spellEnd"/>
      <w:r w:rsidRPr="00B23A42">
        <w:t>=</w:t>
      </w:r>
      <w:proofErr w:type="spellStart"/>
      <w:r w:rsidRPr="00B23A42">
        <w:t>nhead</w:t>
      </w:r>
      <w:proofErr w:type="spellEnd"/>
      <w:r w:rsidRPr="00B23A42">
        <w:t xml:space="preserve">, </w:t>
      </w:r>
      <w:proofErr w:type="spellStart"/>
      <w:r w:rsidRPr="00B23A42">
        <w:t>batch_first</w:t>
      </w:r>
      <w:proofErr w:type="spellEnd"/>
      <w:r w:rsidRPr="00B23A42">
        <w:t>=True)</w:t>
      </w:r>
    </w:p>
    <w:p w14:paraId="3505882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self.encoder</w:t>
      </w:r>
      <w:proofErr w:type="spellEnd"/>
      <w:r w:rsidRPr="00B23A42">
        <w:t xml:space="preserve"> = </w:t>
      </w:r>
      <w:proofErr w:type="spellStart"/>
      <w:r w:rsidRPr="00B23A42">
        <w:t>nn.TransformerEncoder</w:t>
      </w:r>
      <w:proofErr w:type="spellEnd"/>
      <w:r w:rsidRPr="00B23A42">
        <w:t>(</w:t>
      </w:r>
      <w:proofErr w:type="spellStart"/>
      <w:r w:rsidRPr="00B23A42">
        <w:t>encoder_layer</w:t>
      </w:r>
      <w:proofErr w:type="spellEnd"/>
      <w:r w:rsidRPr="00B23A42">
        <w:t xml:space="preserve">, </w:t>
      </w:r>
      <w:proofErr w:type="spellStart"/>
      <w:r w:rsidRPr="00B23A42">
        <w:t>num_layers</w:t>
      </w:r>
      <w:proofErr w:type="spellEnd"/>
      <w:r w:rsidRPr="00B23A42">
        <w:t>=</w:t>
      </w:r>
      <w:proofErr w:type="spellStart"/>
      <w:r w:rsidRPr="00B23A42">
        <w:t>num_layers</w:t>
      </w:r>
      <w:proofErr w:type="spellEnd"/>
      <w:r w:rsidRPr="00B23A42">
        <w:t>)</w:t>
      </w:r>
    </w:p>
    <w:p w14:paraId="30451EE1" w14:textId="77777777" w:rsidR="00B23A42" w:rsidRPr="00B23A42" w:rsidRDefault="00B23A42" w:rsidP="00B23A42">
      <w:pPr>
        <w:rPr>
          <w:rFonts w:hint="eastAsia"/>
        </w:rPr>
      </w:pPr>
    </w:p>
    <w:p w14:paraId="66BE67F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self.head</w:t>
      </w:r>
      <w:proofErr w:type="spellEnd"/>
      <w:r w:rsidRPr="00B23A42">
        <w:t xml:space="preserve"> = </w:t>
      </w:r>
      <w:proofErr w:type="spellStart"/>
      <w:r w:rsidRPr="00B23A42">
        <w:t>nn.Sequential</w:t>
      </w:r>
      <w:proofErr w:type="spellEnd"/>
      <w:r w:rsidRPr="00B23A42">
        <w:t>(</w:t>
      </w:r>
    </w:p>
    <w:p w14:paraId="31A8555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nn.Linear</w:t>
      </w:r>
      <w:proofErr w:type="spellEnd"/>
      <w:r w:rsidRPr="00B23A42">
        <w:t>(</w:t>
      </w:r>
      <w:proofErr w:type="spellStart"/>
      <w:r w:rsidRPr="00B23A42">
        <w:t>input_len</w:t>
      </w:r>
      <w:proofErr w:type="spellEnd"/>
      <w:r w:rsidRPr="00B23A42">
        <w:t xml:space="preserve"> * </w:t>
      </w:r>
      <w:proofErr w:type="spellStart"/>
      <w:r w:rsidRPr="00B23A42">
        <w:t>d_model</w:t>
      </w:r>
      <w:proofErr w:type="spellEnd"/>
      <w:r w:rsidRPr="00B23A42">
        <w:t>, 128),</w:t>
      </w:r>
    </w:p>
    <w:p w14:paraId="21DEAAD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nn.ReLU</w:t>
      </w:r>
      <w:proofErr w:type="spellEnd"/>
      <w:r w:rsidRPr="00B23A42">
        <w:t>(),</w:t>
      </w:r>
    </w:p>
    <w:p w14:paraId="764C0750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nn.Linear</w:t>
      </w:r>
      <w:proofErr w:type="spellEnd"/>
      <w:r w:rsidRPr="00B23A42">
        <w:t xml:space="preserve">(128, </w:t>
      </w:r>
      <w:proofErr w:type="spellStart"/>
      <w:r w:rsidRPr="00B23A42">
        <w:t>len</w:t>
      </w:r>
      <w:proofErr w:type="spellEnd"/>
      <w:r w:rsidRPr="00B23A42">
        <w:t xml:space="preserve">(quantiles) * </w:t>
      </w:r>
      <w:proofErr w:type="spellStart"/>
      <w:r w:rsidRPr="00B23A42">
        <w:t>output_len</w:t>
      </w:r>
      <w:proofErr w:type="spellEnd"/>
      <w:r w:rsidRPr="00B23A42">
        <w:t>)</w:t>
      </w:r>
    </w:p>
    <w:p w14:paraId="5DC17DC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)</w:t>
      </w:r>
    </w:p>
    <w:p w14:paraId="6302FC8E" w14:textId="77777777" w:rsidR="00B23A42" w:rsidRPr="00B23A42" w:rsidRDefault="00B23A42" w:rsidP="00B23A42">
      <w:pPr>
        <w:rPr>
          <w:rFonts w:hint="eastAsia"/>
        </w:rPr>
      </w:pPr>
    </w:p>
    <w:p w14:paraId="049FB57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def forward(self, x):</w:t>
      </w:r>
    </w:p>
    <w:p w14:paraId="7E00926E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# x: (batch, </w:t>
      </w:r>
      <w:proofErr w:type="spellStart"/>
      <w:r w:rsidRPr="00B23A42">
        <w:t>seq_len</w:t>
      </w:r>
      <w:proofErr w:type="spellEnd"/>
      <w:r w:rsidRPr="00B23A42">
        <w:t>, 1)</w:t>
      </w:r>
    </w:p>
    <w:p w14:paraId="76FE72C1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x = </w:t>
      </w:r>
      <w:proofErr w:type="spellStart"/>
      <w:r w:rsidRPr="00B23A42">
        <w:t>self.input_proj</w:t>
      </w:r>
      <w:proofErr w:type="spellEnd"/>
      <w:r w:rsidRPr="00B23A42">
        <w:t xml:space="preserve">(x)                    # (batch, </w:t>
      </w:r>
      <w:proofErr w:type="spellStart"/>
      <w:r w:rsidRPr="00B23A42">
        <w:t>seq_len</w:t>
      </w:r>
      <w:proofErr w:type="spellEnd"/>
      <w:r w:rsidRPr="00B23A42">
        <w:t xml:space="preserve">, </w:t>
      </w:r>
      <w:proofErr w:type="spellStart"/>
      <w:r w:rsidRPr="00B23A42">
        <w:t>d_model</w:t>
      </w:r>
      <w:proofErr w:type="spellEnd"/>
      <w:r w:rsidRPr="00B23A42">
        <w:t>)</w:t>
      </w:r>
    </w:p>
    <w:p w14:paraId="1A854C6D" w14:textId="77777777" w:rsidR="00B23A42" w:rsidRPr="00B23A42" w:rsidRDefault="00B23A42" w:rsidP="00B23A42">
      <w:pPr>
        <w:rPr>
          <w:rFonts w:hint="eastAsia"/>
        </w:rPr>
      </w:pPr>
      <w:r w:rsidRPr="00B23A42">
        <w:lastRenderedPageBreak/>
        <w:t xml:space="preserve">        x = </w:t>
      </w:r>
      <w:proofErr w:type="spellStart"/>
      <w:r w:rsidRPr="00B23A42">
        <w:t>self.encoder</w:t>
      </w:r>
      <w:proofErr w:type="spellEnd"/>
      <w:r w:rsidRPr="00B23A42">
        <w:t xml:space="preserve">(x)                       # (batch, </w:t>
      </w:r>
      <w:proofErr w:type="spellStart"/>
      <w:r w:rsidRPr="00B23A42">
        <w:t>seq_len</w:t>
      </w:r>
      <w:proofErr w:type="spellEnd"/>
      <w:r w:rsidRPr="00B23A42">
        <w:t xml:space="preserve">, </w:t>
      </w:r>
      <w:proofErr w:type="spellStart"/>
      <w:r w:rsidRPr="00B23A42">
        <w:t>d_model</w:t>
      </w:r>
      <w:proofErr w:type="spellEnd"/>
      <w:r w:rsidRPr="00B23A42">
        <w:t>)</w:t>
      </w:r>
    </w:p>
    <w:p w14:paraId="06D1C43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x = </w:t>
      </w:r>
      <w:proofErr w:type="spellStart"/>
      <w:r w:rsidRPr="00B23A42">
        <w:t>x.flatten</w:t>
      </w:r>
      <w:proofErr w:type="spellEnd"/>
      <w:r w:rsidRPr="00B23A42">
        <w:t xml:space="preserve">(1)                          # (batch, </w:t>
      </w:r>
      <w:proofErr w:type="spellStart"/>
      <w:r w:rsidRPr="00B23A42">
        <w:t>seq_len</w:t>
      </w:r>
      <w:proofErr w:type="spellEnd"/>
      <w:r w:rsidRPr="00B23A42">
        <w:t xml:space="preserve"> * </w:t>
      </w:r>
      <w:proofErr w:type="spellStart"/>
      <w:r w:rsidRPr="00B23A42">
        <w:t>d_model</w:t>
      </w:r>
      <w:proofErr w:type="spellEnd"/>
      <w:r w:rsidRPr="00B23A42">
        <w:t>)</w:t>
      </w:r>
    </w:p>
    <w:p w14:paraId="386265C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out = </w:t>
      </w:r>
      <w:proofErr w:type="spellStart"/>
      <w:r w:rsidRPr="00B23A42">
        <w:t>self.head</w:t>
      </w:r>
      <w:proofErr w:type="spellEnd"/>
      <w:r w:rsidRPr="00B23A42">
        <w:t xml:space="preserve">(x)                        # (batch, quantile * </w:t>
      </w:r>
      <w:proofErr w:type="spellStart"/>
      <w:r w:rsidRPr="00B23A42">
        <w:t>output_len</w:t>
      </w:r>
      <w:proofErr w:type="spellEnd"/>
      <w:r w:rsidRPr="00B23A42">
        <w:t>)</w:t>
      </w:r>
    </w:p>
    <w:p w14:paraId="31E7424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out = </w:t>
      </w:r>
      <w:proofErr w:type="spellStart"/>
      <w:r w:rsidRPr="00B23A42">
        <w:t>out.view</w:t>
      </w:r>
      <w:proofErr w:type="spellEnd"/>
      <w:r w:rsidRPr="00B23A42">
        <w:t xml:space="preserve">(-1, </w:t>
      </w:r>
      <w:proofErr w:type="spellStart"/>
      <w:r w:rsidRPr="00B23A42">
        <w:t>len</w:t>
      </w:r>
      <w:proofErr w:type="spellEnd"/>
      <w:r w:rsidRPr="00B23A42">
        <w:t>(</w:t>
      </w:r>
      <w:proofErr w:type="spellStart"/>
      <w:r w:rsidRPr="00B23A42">
        <w:t>self.quantiles</w:t>
      </w:r>
      <w:proofErr w:type="spellEnd"/>
      <w:r w:rsidRPr="00B23A42">
        <w:t xml:space="preserve">), </w:t>
      </w:r>
      <w:proofErr w:type="spellStart"/>
      <w:r w:rsidRPr="00B23A42">
        <w:t>self.output_len</w:t>
      </w:r>
      <w:proofErr w:type="spellEnd"/>
      <w:r w:rsidRPr="00B23A42">
        <w:t xml:space="preserve">)  # (batch, </w:t>
      </w:r>
      <w:proofErr w:type="spellStart"/>
      <w:r w:rsidRPr="00B23A42">
        <w:t>num_quantiles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)</w:t>
      </w:r>
    </w:p>
    <w:p w14:paraId="0FE7A15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return out</w:t>
      </w:r>
    </w:p>
    <w:p w14:paraId="4424B1B6" w14:textId="77777777" w:rsidR="00B23A42" w:rsidRPr="00B23A42" w:rsidRDefault="00B23A42" w:rsidP="00B23A42">
      <w:pPr>
        <w:rPr>
          <w:rFonts w:hint="eastAsia"/>
        </w:rPr>
      </w:pPr>
    </w:p>
    <w:p w14:paraId="4EC274AC" w14:textId="77777777" w:rsidR="00B23A42" w:rsidRPr="00B23A42" w:rsidRDefault="00B23A42" w:rsidP="00B23A42">
      <w:pPr>
        <w:rPr>
          <w:rFonts w:hint="eastAsia"/>
        </w:rPr>
      </w:pPr>
    </w:p>
    <w:p w14:paraId="1502D75C" w14:textId="77777777" w:rsidR="00B23A42" w:rsidRPr="00B23A42" w:rsidRDefault="00B23A42" w:rsidP="00B23A42">
      <w:pPr>
        <w:rPr>
          <w:rFonts w:hint="eastAsia"/>
        </w:rPr>
      </w:pPr>
      <w:r w:rsidRPr="00B23A42">
        <w:t># ==== 4. 训练函数 ====</w:t>
      </w:r>
    </w:p>
    <w:p w14:paraId="290C94FA" w14:textId="77777777" w:rsidR="00B23A42" w:rsidRPr="00B23A42" w:rsidRDefault="00B23A42" w:rsidP="00B23A42">
      <w:pPr>
        <w:rPr>
          <w:rFonts w:hint="eastAsia"/>
        </w:rPr>
      </w:pPr>
    </w:p>
    <w:p w14:paraId="62BC094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def </w:t>
      </w:r>
      <w:proofErr w:type="spellStart"/>
      <w:r w:rsidRPr="00B23A42">
        <w:t>train_model</w:t>
      </w:r>
      <w:proofErr w:type="spellEnd"/>
      <w:r w:rsidRPr="00B23A42">
        <w:t xml:space="preserve">(model, </w:t>
      </w:r>
      <w:proofErr w:type="spellStart"/>
      <w:r w:rsidRPr="00B23A42">
        <w:t>dataloader</w:t>
      </w:r>
      <w:proofErr w:type="spellEnd"/>
      <w:r w:rsidRPr="00B23A42">
        <w:t xml:space="preserve">, quantiles, epochs=20, </w:t>
      </w:r>
      <w:proofErr w:type="spellStart"/>
      <w:r w:rsidRPr="00B23A42">
        <w:t>lr</w:t>
      </w:r>
      <w:proofErr w:type="spellEnd"/>
      <w:r w:rsidRPr="00B23A42">
        <w:t>=1e-3):</w:t>
      </w:r>
    </w:p>
    <w:p w14:paraId="62BC7CB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optimizer = </w:t>
      </w:r>
      <w:proofErr w:type="spellStart"/>
      <w:r w:rsidRPr="00B23A42">
        <w:t>torch.optim.Adam</w:t>
      </w:r>
      <w:proofErr w:type="spellEnd"/>
      <w:r w:rsidRPr="00B23A42">
        <w:t>(</w:t>
      </w:r>
      <w:proofErr w:type="spellStart"/>
      <w:r w:rsidRPr="00B23A42">
        <w:t>model.parameters</w:t>
      </w:r>
      <w:proofErr w:type="spellEnd"/>
      <w:r w:rsidRPr="00B23A42">
        <w:t xml:space="preserve">(), </w:t>
      </w:r>
      <w:proofErr w:type="spellStart"/>
      <w:r w:rsidRPr="00B23A42">
        <w:t>lr</w:t>
      </w:r>
      <w:proofErr w:type="spellEnd"/>
      <w:r w:rsidRPr="00B23A42">
        <w:t>=</w:t>
      </w:r>
      <w:proofErr w:type="spellStart"/>
      <w:r w:rsidRPr="00B23A42">
        <w:t>lr</w:t>
      </w:r>
      <w:proofErr w:type="spellEnd"/>
      <w:r w:rsidRPr="00B23A42">
        <w:t>)</w:t>
      </w:r>
    </w:p>
    <w:p w14:paraId="7409AB2E" w14:textId="77777777" w:rsidR="00B23A42" w:rsidRPr="00B23A42" w:rsidRDefault="00B23A42" w:rsidP="00B23A42">
      <w:pPr>
        <w:rPr>
          <w:rFonts w:hint="eastAsia"/>
        </w:rPr>
      </w:pPr>
    </w:p>
    <w:p w14:paraId="31F90C1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for epoch in range(epochs):</w:t>
      </w:r>
    </w:p>
    <w:p w14:paraId="3A514B9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model.train</w:t>
      </w:r>
      <w:proofErr w:type="spellEnd"/>
      <w:r w:rsidRPr="00B23A42">
        <w:t>()</w:t>
      </w:r>
    </w:p>
    <w:p w14:paraId="5BCD77AE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losses = []</w:t>
      </w:r>
    </w:p>
    <w:p w14:paraId="7475454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for </w:t>
      </w:r>
      <w:proofErr w:type="spellStart"/>
      <w:r w:rsidRPr="00B23A42">
        <w:t>X_batch</w:t>
      </w:r>
      <w:proofErr w:type="spellEnd"/>
      <w:r w:rsidRPr="00B23A42">
        <w:t xml:space="preserve">, </w:t>
      </w:r>
      <w:proofErr w:type="spellStart"/>
      <w:r w:rsidRPr="00B23A42">
        <w:t>y_batch</w:t>
      </w:r>
      <w:proofErr w:type="spellEnd"/>
      <w:r w:rsidRPr="00B23A42">
        <w:t xml:space="preserve"> in </w:t>
      </w:r>
      <w:proofErr w:type="spellStart"/>
      <w:r w:rsidRPr="00B23A42">
        <w:t>dataloader</w:t>
      </w:r>
      <w:proofErr w:type="spellEnd"/>
      <w:r w:rsidRPr="00B23A42">
        <w:t>:</w:t>
      </w:r>
    </w:p>
    <w:p w14:paraId="51EF59F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pred = model(</w:t>
      </w:r>
      <w:proofErr w:type="spellStart"/>
      <w:r w:rsidRPr="00B23A42">
        <w:t>X_batch</w:t>
      </w:r>
      <w:proofErr w:type="spellEnd"/>
      <w:r w:rsidRPr="00B23A42">
        <w:t>)</w:t>
      </w:r>
    </w:p>
    <w:p w14:paraId="665AE970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loss = </w:t>
      </w:r>
      <w:proofErr w:type="spellStart"/>
      <w:r w:rsidRPr="00B23A42">
        <w:t>quantile_loss</w:t>
      </w:r>
      <w:proofErr w:type="spellEnd"/>
      <w:r w:rsidRPr="00B23A42">
        <w:t xml:space="preserve">(pred, </w:t>
      </w:r>
      <w:proofErr w:type="spellStart"/>
      <w:r w:rsidRPr="00B23A42">
        <w:t>y_batch</w:t>
      </w:r>
      <w:proofErr w:type="spellEnd"/>
      <w:r w:rsidRPr="00B23A42">
        <w:t>, quantiles)</w:t>
      </w:r>
    </w:p>
    <w:p w14:paraId="48BA5AE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optimizer.zero_grad</w:t>
      </w:r>
      <w:proofErr w:type="spellEnd"/>
      <w:r w:rsidRPr="00B23A42">
        <w:t>()</w:t>
      </w:r>
    </w:p>
    <w:p w14:paraId="303F5638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loss.backward</w:t>
      </w:r>
      <w:proofErr w:type="spellEnd"/>
      <w:r w:rsidRPr="00B23A42">
        <w:t>()</w:t>
      </w:r>
    </w:p>
    <w:p w14:paraId="08DB828E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optimizer.step</w:t>
      </w:r>
      <w:proofErr w:type="spellEnd"/>
      <w:r w:rsidRPr="00B23A42">
        <w:t>()</w:t>
      </w:r>
    </w:p>
    <w:p w14:paraId="682C3DC0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    </w:t>
      </w:r>
      <w:proofErr w:type="spellStart"/>
      <w:r w:rsidRPr="00B23A42">
        <w:t>losses.append</w:t>
      </w:r>
      <w:proofErr w:type="spellEnd"/>
      <w:r w:rsidRPr="00B23A42">
        <w:t>(</w:t>
      </w:r>
      <w:proofErr w:type="spellStart"/>
      <w:r w:rsidRPr="00B23A42">
        <w:t>loss.item</w:t>
      </w:r>
      <w:proofErr w:type="spellEnd"/>
      <w:r w:rsidRPr="00B23A42">
        <w:t>())</w:t>
      </w:r>
    </w:p>
    <w:p w14:paraId="0449E97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print(</w:t>
      </w:r>
      <w:proofErr w:type="spellStart"/>
      <w:r w:rsidRPr="00B23A42">
        <w:t>f"Epoch</w:t>
      </w:r>
      <w:proofErr w:type="spellEnd"/>
      <w:r w:rsidRPr="00B23A42">
        <w:t xml:space="preserve"> {epoch+1}/{epochs} - Loss: {</w:t>
      </w:r>
      <w:proofErr w:type="spellStart"/>
      <w:r w:rsidRPr="00B23A42">
        <w:t>np.mean</w:t>
      </w:r>
      <w:proofErr w:type="spellEnd"/>
      <w:r w:rsidRPr="00B23A42">
        <w:t>(losses):.4f}")</w:t>
      </w:r>
    </w:p>
    <w:p w14:paraId="228F01C1" w14:textId="77777777" w:rsidR="00B23A42" w:rsidRPr="00B23A42" w:rsidRDefault="00B23A42" w:rsidP="00B23A42">
      <w:pPr>
        <w:rPr>
          <w:rFonts w:hint="eastAsia"/>
        </w:rPr>
      </w:pPr>
    </w:p>
    <w:p w14:paraId="63431C6F" w14:textId="77777777" w:rsidR="00B23A42" w:rsidRPr="00B23A42" w:rsidRDefault="00B23A42" w:rsidP="00B23A42">
      <w:pPr>
        <w:rPr>
          <w:rFonts w:hint="eastAsia"/>
        </w:rPr>
      </w:pPr>
    </w:p>
    <w:p w14:paraId="20A6A791" w14:textId="77777777" w:rsidR="00B23A42" w:rsidRPr="00B23A42" w:rsidRDefault="00B23A42" w:rsidP="00B23A42">
      <w:pPr>
        <w:rPr>
          <w:rFonts w:hint="eastAsia"/>
        </w:rPr>
      </w:pPr>
      <w:r w:rsidRPr="00B23A42">
        <w:t># ==== 5. 可视化预测结果 ====</w:t>
      </w:r>
    </w:p>
    <w:p w14:paraId="347725F7" w14:textId="77777777" w:rsidR="00B23A42" w:rsidRPr="00B23A42" w:rsidRDefault="00B23A42" w:rsidP="00B23A42">
      <w:pPr>
        <w:rPr>
          <w:rFonts w:hint="eastAsia"/>
        </w:rPr>
      </w:pPr>
    </w:p>
    <w:p w14:paraId="59F848B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import </w:t>
      </w:r>
      <w:proofErr w:type="spellStart"/>
      <w:r w:rsidRPr="00B23A42">
        <w:t>matplotlib.pyplot</w:t>
      </w:r>
      <w:proofErr w:type="spellEnd"/>
      <w:r w:rsidRPr="00B23A42">
        <w:t xml:space="preserve"> as </w:t>
      </w:r>
      <w:proofErr w:type="spellStart"/>
      <w:r w:rsidRPr="00B23A42">
        <w:t>plt</w:t>
      </w:r>
      <w:proofErr w:type="spellEnd"/>
    </w:p>
    <w:p w14:paraId="250AD2CD" w14:textId="77777777" w:rsidR="00B23A42" w:rsidRPr="00B23A42" w:rsidRDefault="00B23A42" w:rsidP="00B23A42">
      <w:pPr>
        <w:rPr>
          <w:rFonts w:hint="eastAsia"/>
        </w:rPr>
      </w:pPr>
    </w:p>
    <w:p w14:paraId="2B45C40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def </w:t>
      </w:r>
      <w:proofErr w:type="spellStart"/>
      <w:r w:rsidRPr="00B23A42">
        <w:t>plot_prediction</w:t>
      </w:r>
      <w:proofErr w:type="spellEnd"/>
      <w:r w:rsidRPr="00B23A42">
        <w:t xml:space="preserve">(x, </w:t>
      </w:r>
      <w:proofErr w:type="spellStart"/>
      <w:r w:rsidRPr="00B23A42">
        <w:t>y_true</w:t>
      </w:r>
      <w:proofErr w:type="spellEnd"/>
      <w:r w:rsidRPr="00B23A42">
        <w:t xml:space="preserve">, </w:t>
      </w:r>
      <w:proofErr w:type="spellStart"/>
      <w:r w:rsidRPr="00B23A42">
        <w:t>y_pred</w:t>
      </w:r>
      <w:proofErr w:type="spellEnd"/>
      <w:r w:rsidRPr="00B23A42">
        <w:t>, quantiles):</w:t>
      </w:r>
    </w:p>
    <w:p w14:paraId="2E7E64A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"""</w:t>
      </w:r>
    </w:p>
    <w:p w14:paraId="41E7931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x: 输入序列 (</w:t>
      </w:r>
      <w:proofErr w:type="spellStart"/>
      <w:r w:rsidRPr="00B23A42">
        <w:t>seq_len</w:t>
      </w:r>
      <w:proofErr w:type="spellEnd"/>
      <w:r w:rsidRPr="00B23A42">
        <w:t>,)</w:t>
      </w:r>
    </w:p>
    <w:p w14:paraId="6C03877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y_true</w:t>
      </w:r>
      <w:proofErr w:type="spellEnd"/>
      <w:r w:rsidRPr="00B23A42">
        <w:t>: 实际值 (</w:t>
      </w:r>
      <w:proofErr w:type="spellStart"/>
      <w:r w:rsidRPr="00B23A42">
        <w:t>output_len</w:t>
      </w:r>
      <w:proofErr w:type="spellEnd"/>
      <w:r w:rsidRPr="00B23A42">
        <w:t>,)</w:t>
      </w:r>
    </w:p>
    <w:p w14:paraId="5E70C874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y_pred</w:t>
      </w:r>
      <w:proofErr w:type="spellEnd"/>
      <w:r w:rsidRPr="00B23A42">
        <w:t>: 模型输出 (</w:t>
      </w:r>
      <w:proofErr w:type="spellStart"/>
      <w:r w:rsidRPr="00B23A42">
        <w:t>num_quantiles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)</w:t>
      </w:r>
    </w:p>
    <w:p w14:paraId="27C6FD7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"""</w:t>
      </w:r>
    </w:p>
    <w:p w14:paraId="17F639E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output_len</w:t>
      </w:r>
      <w:proofErr w:type="spellEnd"/>
      <w:r w:rsidRPr="00B23A42">
        <w:t xml:space="preserve"> = </w:t>
      </w:r>
      <w:proofErr w:type="spellStart"/>
      <w:r w:rsidRPr="00B23A42">
        <w:t>y_true.shape</w:t>
      </w:r>
      <w:proofErr w:type="spellEnd"/>
      <w:r w:rsidRPr="00B23A42">
        <w:t>[0]</w:t>
      </w:r>
    </w:p>
    <w:p w14:paraId="5C177EC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lower = </w:t>
      </w:r>
      <w:proofErr w:type="spellStart"/>
      <w:r w:rsidRPr="00B23A42">
        <w:t>y_pred</w:t>
      </w:r>
      <w:proofErr w:type="spellEnd"/>
      <w:r w:rsidRPr="00B23A42">
        <w:t>[0]</w:t>
      </w:r>
    </w:p>
    <w:p w14:paraId="0C674C7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median = </w:t>
      </w:r>
      <w:proofErr w:type="spellStart"/>
      <w:r w:rsidRPr="00B23A42">
        <w:t>y_pred</w:t>
      </w:r>
      <w:proofErr w:type="spellEnd"/>
      <w:r w:rsidRPr="00B23A42">
        <w:t>[1]</w:t>
      </w:r>
    </w:p>
    <w:p w14:paraId="71EC751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upper = </w:t>
      </w:r>
      <w:proofErr w:type="spellStart"/>
      <w:r w:rsidRPr="00B23A42">
        <w:t>y_pred</w:t>
      </w:r>
      <w:proofErr w:type="spellEnd"/>
      <w:r w:rsidRPr="00B23A42">
        <w:t>[2]</w:t>
      </w:r>
    </w:p>
    <w:p w14:paraId="17543492" w14:textId="77777777" w:rsidR="00B23A42" w:rsidRPr="00B23A42" w:rsidRDefault="00B23A42" w:rsidP="00B23A42">
      <w:pPr>
        <w:rPr>
          <w:rFonts w:hint="eastAsia"/>
        </w:rPr>
      </w:pPr>
    </w:p>
    <w:p w14:paraId="1471706D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plt.figure</w:t>
      </w:r>
      <w:proofErr w:type="spellEnd"/>
      <w:r w:rsidRPr="00B23A42">
        <w:t>(</w:t>
      </w:r>
      <w:proofErr w:type="spellStart"/>
      <w:r w:rsidRPr="00B23A42">
        <w:t>figsize</w:t>
      </w:r>
      <w:proofErr w:type="spellEnd"/>
      <w:r w:rsidRPr="00B23A42">
        <w:t>=(10, 4))</w:t>
      </w:r>
    </w:p>
    <w:p w14:paraId="5EF2BF9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plt.plot</w:t>
      </w:r>
      <w:proofErr w:type="spellEnd"/>
      <w:r w:rsidRPr="00B23A42">
        <w:t>(range(</w:t>
      </w:r>
      <w:proofErr w:type="spellStart"/>
      <w:r w:rsidRPr="00B23A42">
        <w:t>len</w:t>
      </w:r>
      <w:proofErr w:type="spellEnd"/>
      <w:r w:rsidRPr="00B23A42">
        <w:t>(x)), x, label="Input", color="black")</w:t>
      </w:r>
    </w:p>
    <w:p w14:paraId="21ACF45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plt.plot</w:t>
      </w:r>
      <w:proofErr w:type="spellEnd"/>
      <w:r w:rsidRPr="00B23A42">
        <w:t>(range(</w:t>
      </w:r>
      <w:proofErr w:type="spellStart"/>
      <w:r w:rsidRPr="00B23A42">
        <w:t>len</w:t>
      </w:r>
      <w:proofErr w:type="spellEnd"/>
      <w:r w:rsidRPr="00B23A42">
        <w:t xml:space="preserve">(x), </w:t>
      </w:r>
      <w:proofErr w:type="spellStart"/>
      <w:r w:rsidRPr="00B23A42">
        <w:t>len</w:t>
      </w:r>
      <w:proofErr w:type="spellEnd"/>
      <w:r w:rsidRPr="00B23A42">
        <w:t>(x)+</w:t>
      </w:r>
      <w:proofErr w:type="spellStart"/>
      <w:r w:rsidRPr="00B23A42">
        <w:t>output_len</w:t>
      </w:r>
      <w:proofErr w:type="spellEnd"/>
      <w:r w:rsidRPr="00B23A42">
        <w:t xml:space="preserve">), </w:t>
      </w:r>
      <w:proofErr w:type="spellStart"/>
      <w:r w:rsidRPr="00B23A42">
        <w:t>y_true</w:t>
      </w:r>
      <w:proofErr w:type="spellEnd"/>
      <w:r w:rsidRPr="00B23A42">
        <w:t>, label="Actual", color="blue")</w:t>
      </w:r>
    </w:p>
    <w:p w14:paraId="0325E049" w14:textId="77777777" w:rsidR="00B23A42" w:rsidRPr="00B23A42" w:rsidRDefault="00B23A42" w:rsidP="00B23A42">
      <w:pPr>
        <w:rPr>
          <w:rFonts w:hint="eastAsia"/>
        </w:rPr>
      </w:pPr>
      <w:r w:rsidRPr="00B23A42">
        <w:lastRenderedPageBreak/>
        <w:t xml:space="preserve">    </w:t>
      </w:r>
      <w:proofErr w:type="spellStart"/>
      <w:r w:rsidRPr="00B23A42">
        <w:t>plt.plot</w:t>
      </w:r>
      <w:proofErr w:type="spellEnd"/>
      <w:r w:rsidRPr="00B23A42">
        <w:t>(range(</w:t>
      </w:r>
      <w:proofErr w:type="spellStart"/>
      <w:r w:rsidRPr="00B23A42">
        <w:t>len</w:t>
      </w:r>
      <w:proofErr w:type="spellEnd"/>
      <w:r w:rsidRPr="00B23A42">
        <w:t xml:space="preserve">(x), </w:t>
      </w:r>
      <w:proofErr w:type="spellStart"/>
      <w:r w:rsidRPr="00B23A42">
        <w:t>len</w:t>
      </w:r>
      <w:proofErr w:type="spellEnd"/>
      <w:r w:rsidRPr="00B23A42">
        <w:t>(x)+</w:t>
      </w:r>
      <w:proofErr w:type="spellStart"/>
      <w:r w:rsidRPr="00B23A42">
        <w:t>output_len</w:t>
      </w:r>
      <w:proofErr w:type="spellEnd"/>
      <w:r w:rsidRPr="00B23A42">
        <w:t>), median, label="Predicted (50%)", color="green")</w:t>
      </w:r>
    </w:p>
    <w:p w14:paraId="5F19F29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plt.fill_between</w:t>
      </w:r>
      <w:proofErr w:type="spellEnd"/>
      <w:r w:rsidRPr="00B23A42">
        <w:t>(range(</w:t>
      </w:r>
      <w:proofErr w:type="spellStart"/>
      <w:r w:rsidRPr="00B23A42">
        <w:t>len</w:t>
      </w:r>
      <w:proofErr w:type="spellEnd"/>
      <w:r w:rsidRPr="00B23A42">
        <w:t xml:space="preserve">(x), </w:t>
      </w:r>
      <w:proofErr w:type="spellStart"/>
      <w:r w:rsidRPr="00B23A42">
        <w:t>len</w:t>
      </w:r>
      <w:proofErr w:type="spellEnd"/>
      <w:r w:rsidRPr="00B23A42">
        <w:t>(x)+</w:t>
      </w:r>
      <w:proofErr w:type="spellStart"/>
      <w:r w:rsidRPr="00B23A42">
        <w:t>output_len</w:t>
      </w:r>
      <w:proofErr w:type="spellEnd"/>
      <w:r w:rsidRPr="00B23A42">
        <w:t>), lower, upper, color="gray", alpha=0.3, label="Prediction Interval")</w:t>
      </w:r>
    </w:p>
    <w:p w14:paraId="017D3D5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plt.legend</w:t>
      </w:r>
      <w:proofErr w:type="spellEnd"/>
      <w:r w:rsidRPr="00B23A42">
        <w:t>()</w:t>
      </w:r>
    </w:p>
    <w:p w14:paraId="3CA61375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plt.title</w:t>
      </w:r>
      <w:proofErr w:type="spellEnd"/>
      <w:r w:rsidRPr="00B23A42">
        <w:t>("Transformer Multi-step Forecast with Prediction Interval")</w:t>
      </w:r>
    </w:p>
    <w:p w14:paraId="4A4550D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plt.grid</w:t>
      </w:r>
      <w:proofErr w:type="spellEnd"/>
      <w:r w:rsidRPr="00B23A42">
        <w:t>(True)</w:t>
      </w:r>
    </w:p>
    <w:p w14:paraId="603B052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plt.show</w:t>
      </w:r>
      <w:proofErr w:type="spellEnd"/>
      <w:r w:rsidRPr="00B23A42">
        <w:t>()</w:t>
      </w:r>
    </w:p>
    <w:p w14:paraId="5342443F" w14:textId="77777777" w:rsidR="00B23A42" w:rsidRPr="00B23A42" w:rsidRDefault="00B23A42" w:rsidP="00B23A42">
      <w:pPr>
        <w:rPr>
          <w:rFonts w:hint="eastAsia"/>
        </w:rPr>
      </w:pPr>
    </w:p>
    <w:p w14:paraId="304107DE" w14:textId="77777777" w:rsidR="00B23A42" w:rsidRPr="00B23A42" w:rsidRDefault="00B23A42" w:rsidP="00B23A42">
      <w:pPr>
        <w:rPr>
          <w:rFonts w:hint="eastAsia"/>
        </w:rPr>
      </w:pPr>
    </w:p>
    <w:p w14:paraId="49D7A777" w14:textId="77777777" w:rsidR="00B23A42" w:rsidRPr="00B23A42" w:rsidRDefault="00B23A42" w:rsidP="00B23A42">
      <w:pPr>
        <w:rPr>
          <w:rFonts w:hint="eastAsia"/>
        </w:rPr>
      </w:pPr>
      <w:r w:rsidRPr="00B23A42">
        <w:t># ==== 6. 示例运行 ====</w:t>
      </w:r>
    </w:p>
    <w:p w14:paraId="71405592" w14:textId="77777777" w:rsidR="00B23A42" w:rsidRPr="00B23A42" w:rsidRDefault="00B23A42" w:rsidP="00B23A42">
      <w:pPr>
        <w:rPr>
          <w:rFonts w:hint="eastAsia"/>
        </w:rPr>
      </w:pPr>
    </w:p>
    <w:p w14:paraId="4C1FBDF8" w14:textId="77777777" w:rsidR="00B23A42" w:rsidRPr="00B23A42" w:rsidRDefault="00B23A42" w:rsidP="00B23A42">
      <w:pPr>
        <w:rPr>
          <w:rFonts w:hint="eastAsia"/>
        </w:rPr>
      </w:pPr>
      <w:r w:rsidRPr="00B23A42">
        <w:t>if __name__ == "__main__":</w:t>
      </w:r>
    </w:p>
    <w:p w14:paraId="78C7BDB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# 生成示例数据</w:t>
      </w:r>
    </w:p>
    <w:p w14:paraId="21C60187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t = </w:t>
      </w:r>
      <w:proofErr w:type="spellStart"/>
      <w:r w:rsidRPr="00B23A42">
        <w:t>np.linspace</w:t>
      </w:r>
      <w:proofErr w:type="spellEnd"/>
      <w:r w:rsidRPr="00B23A42">
        <w:t>(0, 100, 1000)</w:t>
      </w:r>
    </w:p>
    <w:p w14:paraId="44356F2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data = </w:t>
      </w:r>
      <w:proofErr w:type="spellStart"/>
      <w:r w:rsidRPr="00B23A42">
        <w:t>np.sin</w:t>
      </w:r>
      <w:proofErr w:type="spellEnd"/>
      <w:r w:rsidRPr="00B23A42">
        <w:t xml:space="preserve">(t) + 0.1 * </w:t>
      </w:r>
      <w:proofErr w:type="spellStart"/>
      <w:r w:rsidRPr="00B23A42">
        <w:t>np.random.randn</w:t>
      </w:r>
      <w:proofErr w:type="spellEnd"/>
      <w:r w:rsidRPr="00B23A42">
        <w:t>(1000)</w:t>
      </w:r>
    </w:p>
    <w:p w14:paraId="50F7416E" w14:textId="77777777" w:rsidR="00B23A42" w:rsidRPr="00B23A42" w:rsidRDefault="00B23A42" w:rsidP="00B23A42">
      <w:pPr>
        <w:rPr>
          <w:rFonts w:hint="eastAsia"/>
        </w:rPr>
      </w:pPr>
    </w:p>
    <w:p w14:paraId="3895ED4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input_len</w:t>
      </w:r>
      <w:proofErr w:type="spellEnd"/>
      <w:r w:rsidRPr="00B23A42">
        <w:t xml:space="preserve"> = 30</w:t>
      </w:r>
    </w:p>
    <w:p w14:paraId="6ABBBDB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output_len</w:t>
      </w:r>
      <w:proofErr w:type="spellEnd"/>
      <w:r w:rsidRPr="00B23A42">
        <w:t xml:space="preserve"> = 7</w:t>
      </w:r>
    </w:p>
    <w:p w14:paraId="3F69ECE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quantiles = [0.1, 0.5, 0.9]</w:t>
      </w:r>
    </w:p>
    <w:p w14:paraId="5DB2F299" w14:textId="77777777" w:rsidR="00B23A42" w:rsidRPr="00B23A42" w:rsidRDefault="00B23A42" w:rsidP="00B23A42">
      <w:pPr>
        <w:rPr>
          <w:rFonts w:hint="eastAsia"/>
        </w:rPr>
      </w:pPr>
    </w:p>
    <w:p w14:paraId="3511C1C2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dataset = </w:t>
      </w:r>
      <w:proofErr w:type="spellStart"/>
      <w:r w:rsidRPr="00B23A42">
        <w:t>TimeSeriesDataset</w:t>
      </w:r>
      <w:proofErr w:type="spellEnd"/>
      <w:r w:rsidRPr="00B23A42">
        <w:t xml:space="preserve">(data, </w:t>
      </w:r>
      <w:proofErr w:type="spellStart"/>
      <w:r w:rsidRPr="00B23A42">
        <w:t>input_len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)</w:t>
      </w:r>
    </w:p>
    <w:p w14:paraId="0542F1B8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dataloader</w:t>
      </w:r>
      <w:proofErr w:type="spellEnd"/>
      <w:r w:rsidRPr="00B23A42">
        <w:t xml:space="preserve"> = </w:t>
      </w:r>
      <w:proofErr w:type="spellStart"/>
      <w:r w:rsidRPr="00B23A42">
        <w:t>DataLoader</w:t>
      </w:r>
      <w:proofErr w:type="spellEnd"/>
      <w:r w:rsidRPr="00B23A42">
        <w:t xml:space="preserve">(dataset, </w:t>
      </w:r>
      <w:proofErr w:type="spellStart"/>
      <w:r w:rsidRPr="00B23A42">
        <w:t>batch_size</w:t>
      </w:r>
      <w:proofErr w:type="spellEnd"/>
      <w:r w:rsidRPr="00B23A42">
        <w:t>=64, shuffle=True)</w:t>
      </w:r>
    </w:p>
    <w:p w14:paraId="743FC2D5" w14:textId="77777777" w:rsidR="00B23A42" w:rsidRPr="00B23A42" w:rsidRDefault="00B23A42" w:rsidP="00B23A42">
      <w:pPr>
        <w:rPr>
          <w:rFonts w:hint="eastAsia"/>
        </w:rPr>
      </w:pPr>
    </w:p>
    <w:p w14:paraId="4D225EEA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model = </w:t>
      </w:r>
      <w:proofErr w:type="spellStart"/>
      <w:r w:rsidRPr="00B23A42">
        <w:t>TransformerForecaster</w:t>
      </w:r>
      <w:proofErr w:type="spellEnd"/>
      <w:r w:rsidRPr="00B23A42">
        <w:t>(</w:t>
      </w:r>
      <w:proofErr w:type="spellStart"/>
      <w:r w:rsidRPr="00B23A42">
        <w:t>input_len</w:t>
      </w:r>
      <w:proofErr w:type="spellEnd"/>
      <w:r w:rsidRPr="00B23A42">
        <w:t>=</w:t>
      </w:r>
      <w:proofErr w:type="spellStart"/>
      <w:r w:rsidRPr="00B23A42">
        <w:t>input_len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=</w:t>
      </w:r>
      <w:proofErr w:type="spellStart"/>
      <w:r w:rsidRPr="00B23A42">
        <w:t>output_len</w:t>
      </w:r>
      <w:proofErr w:type="spellEnd"/>
      <w:r w:rsidRPr="00B23A42">
        <w:t>, quantiles=quantiles)</w:t>
      </w:r>
    </w:p>
    <w:p w14:paraId="3AA0027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train_model</w:t>
      </w:r>
      <w:proofErr w:type="spellEnd"/>
      <w:r w:rsidRPr="00B23A42">
        <w:t xml:space="preserve">(model, </w:t>
      </w:r>
      <w:proofErr w:type="spellStart"/>
      <w:r w:rsidRPr="00B23A42">
        <w:t>dataloader</w:t>
      </w:r>
      <w:proofErr w:type="spellEnd"/>
      <w:r w:rsidRPr="00B23A42">
        <w:t>, quantiles, epochs=30)</w:t>
      </w:r>
    </w:p>
    <w:p w14:paraId="278B3F56" w14:textId="77777777" w:rsidR="00B23A42" w:rsidRPr="00B23A42" w:rsidRDefault="00B23A42" w:rsidP="00B23A42">
      <w:pPr>
        <w:rPr>
          <w:rFonts w:hint="eastAsia"/>
        </w:rPr>
      </w:pPr>
    </w:p>
    <w:p w14:paraId="2409913F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# 验证一组结果</w:t>
      </w:r>
    </w:p>
    <w:p w14:paraId="1E15F0E9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X_test</w:t>
      </w:r>
      <w:proofErr w:type="spellEnd"/>
      <w:r w:rsidRPr="00B23A42">
        <w:t xml:space="preserve">, </w:t>
      </w:r>
      <w:proofErr w:type="spellStart"/>
      <w:r w:rsidRPr="00B23A42">
        <w:t>y_test</w:t>
      </w:r>
      <w:proofErr w:type="spellEnd"/>
      <w:r w:rsidRPr="00B23A42">
        <w:t xml:space="preserve"> = dataset[0]</w:t>
      </w:r>
    </w:p>
    <w:p w14:paraId="4AC7D803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model.eval</w:t>
      </w:r>
      <w:proofErr w:type="spellEnd"/>
      <w:r w:rsidRPr="00B23A42">
        <w:t>()</w:t>
      </w:r>
    </w:p>
    <w:p w14:paraId="6FB6BBDC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with </w:t>
      </w:r>
      <w:proofErr w:type="spellStart"/>
      <w:r w:rsidRPr="00B23A42">
        <w:t>torch.no_grad</w:t>
      </w:r>
      <w:proofErr w:type="spellEnd"/>
      <w:r w:rsidRPr="00B23A42">
        <w:t>():</w:t>
      </w:r>
    </w:p>
    <w:p w14:paraId="5051DFC8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    </w:t>
      </w:r>
      <w:proofErr w:type="spellStart"/>
      <w:r w:rsidRPr="00B23A42">
        <w:t>y_pred</w:t>
      </w:r>
      <w:proofErr w:type="spellEnd"/>
      <w:r w:rsidRPr="00B23A42">
        <w:t xml:space="preserve"> = model(</w:t>
      </w:r>
      <w:proofErr w:type="spellStart"/>
      <w:r w:rsidRPr="00B23A42">
        <w:t>X_test.unsqueeze</w:t>
      </w:r>
      <w:proofErr w:type="spellEnd"/>
      <w:r w:rsidRPr="00B23A42">
        <w:t>(0)).squeeze(0).detach().</w:t>
      </w:r>
      <w:proofErr w:type="spellStart"/>
      <w:r w:rsidRPr="00B23A42">
        <w:t>numpy</w:t>
      </w:r>
      <w:proofErr w:type="spellEnd"/>
      <w:r w:rsidRPr="00B23A42">
        <w:t>()  # (</w:t>
      </w:r>
      <w:proofErr w:type="spellStart"/>
      <w:r w:rsidRPr="00B23A42">
        <w:t>num_quantiles</w:t>
      </w:r>
      <w:proofErr w:type="spellEnd"/>
      <w:r w:rsidRPr="00B23A42">
        <w:t xml:space="preserve">, </w:t>
      </w:r>
      <w:proofErr w:type="spellStart"/>
      <w:r w:rsidRPr="00B23A42">
        <w:t>output_len</w:t>
      </w:r>
      <w:proofErr w:type="spellEnd"/>
      <w:r w:rsidRPr="00B23A42">
        <w:t>)</w:t>
      </w:r>
    </w:p>
    <w:p w14:paraId="7002D50B" w14:textId="77777777" w:rsidR="00B23A42" w:rsidRPr="00B23A42" w:rsidRDefault="00B23A42" w:rsidP="00B23A42">
      <w:pPr>
        <w:rPr>
          <w:rFonts w:hint="eastAsia"/>
        </w:rPr>
      </w:pPr>
    </w:p>
    <w:p w14:paraId="37B3FB96" w14:textId="77777777" w:rsidR="00B23A42" w:rsidRPr="00B23A42" w:rsidRDefault="00B23A42" w:rsidP="00B23A42">
      <w:pPr>
        <w:rPr>
          <w:rFonts w:hint="eastAsia"/>
        </w:rPr>
      </w:pPr>
      <w:r w:rsidRPr="00B23A42">
        <w:t xml:space="preserve">    </w:t>
      </w:r>
      <w:proofErr w:type="spellStart"/>
      <w:r w:rsidRPr="00B23A42">
        <w:t>plot_prediction</w:t>
      </w:r>
      <w:proofErr w:type="spellEnd"/>
      <w:r w:rsidRPr="00B23A42">
        <w:t>(</w:t>
      </w:r>
      <w:proofErr w:type="spellStart"/>
      <w:r w:rsidRPr="00B23A42">
        <w:t>X_test.squeeze</w:t>
      </w:r>
      <w:proofErr w:type="spellEnd"/>
      <w:r w:rsidRPr="00B23A42">
        <w:t>().</w:t>
      </w:r>
      <w:proofErr w:type="spellStart"/>
      <w:r w:rsidRPr="00B23A42">
        <w:t>numpy</w:t>
      </w:r>
      <w:proofErr w:type="spellEnd"/>
      <w:r w:rsidRPr="00B23A42">
        <w:t xml:space="preserve">(), </w:t>
      </w:r>
      <w:proofErr w:type="spellStart"/>
      <w:r w:rsidRPr="00B23A42">
        <w:t>y_test.numpy</w:t>
      </w:r>
      <w:proofErr w:type="spellEnd"/>
      <w:r w:rsidRPr="00B23A42">
        <w:t xml:space="preserve">(), </w:t>
      </w:r>
      <w:proofErr w:type="spellStart"/>
      <w:r w:rsidRPr="00B23A42">
        <w:t>y_pred</w:t>
      </w:r>
      <w:proofErr w:type="spellEnd"/>
      <w:r w:rsidRPr="00B23A42">
        <w:t>, quantiles)</w:t>
      </w:r>
    </w:p>
    <w:p w14:paraId="0EC7753F" w14:textId="77777777" w:rsidR="00B23A42" w:rsidRPr="00B23A42" w:rsidRDefault="00000000" w:rsidP="00B23A42">
      <w:pPr>
        <w:rPr>
          <w:rFonts w:hint="eastAsia"/>
        </w:rPr>
      </w:pPr>
      <w:r>
        <w:pict w14:anchorId="5562A282">
          <v:rect id="_x0000_i1057" style="width:0;height:1.5pt" o:hralign="center" o:hrstd="t" o:hr="t" fillcolor="#a0a0a0" stroked="f"/>
        </w:pict>
      </w:r>
    </w:p>
    <w:p w14:paraId="14E9BDDE" w14:textId="77777777" w:rsidR="00B23A42" w:rsidRPr="00B23A42" w:rsidRDefault="00B23A42" w:rsidP="00B23A42">
      <w:pPr>
        <w:rPr>
          <w:rFonts w:hint="eastAsia"/>
          <w:b/>
          <w:bCs/>
        </w:rPr>
      </w:pPr>
      <w:r w:rsidRPr="00B23A42">
        <w:rPr>
          <w:rFonts w:ascii="Segoe UI Emoji" w:hAnsi="Segoe UI Emoji" w:cs="Segoe UI Emoji"/>
          <w:b/>
          <w:bCs/>
        </w:rPr>
        <w:t>✅</w:t>
      </w:r>
      <w:r w:rsidRPr="00B23A42">
        <w:rPr>
          <w:b/>
          <w:bCs/>
        </w:rPr>
        <w:t xml:space="preserve"> 特点总结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579"/>
      </w:tblGrid>
      <w:tr w:rsidR="00B23A42" w:rsidRPr="00B23A42" w14:paraId="260F90B9" w14:textId="77777777" w:rsidTr="00B23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5A82A" w14:textId="77777777" w:rsidR="00B23A42" w:rsidRPr="00B23A42" w:rsidRDefault="00B23A42" w:rsidP="00B23A42">
            <w:pPr>
              <w:rPr>
                <w:rFonts w:hint="eastAsia"/>
                <w:b/>
                <w:bCs/>
              </w:rPr>
            </w:pPr>
            <w:r w:rsidRPr="00B23A42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DB14E24" w14:textId="77777777" w:rsidR="00B23A42" w:rsidRPr="00B23A42" w:rsidRDefault="00B23A42" w:rsidP="00B23A42">
            <w:pPr>
              <w:rPr>
                <w:rFonts w:hint="eastAsia"/>
                <w:b/>
                <w:bCs/>
              </w:rPr>
            </w:pPr>
            <w:r w:rsidRPr="00B23A42">
              <w:rPr>
                <w:b/>
                <w:bCs/>
              </w:rPr>
              <w:t>说明</w:t>
            </w:r>
          </w:p>
        </w:tc>
      </w:tr>
      <w:tr w:rsidR="00B23A42" w:rsidRPr="00B23A42" w14:paraId="49D230D6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D449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rPr>
                <w:rFonts w:ascii="Segoe UI Emoji" w:hAnsi="Segoe UI Emoji" w:cs="Segoe UI Emoji"/>
              </w:rPr>
              <w:t>🔢</w:t>
            </w:r>
            <w:r w:rsidRPr="00B23A42">
              <w:t xml:space="preserve"> 多步预测</w:t>
            </w:r>
          </w:p>
        </w:tc>
        <w:tc>
          <w:tcPr>
            <w:tcW w:w="0" w:type="auto"/>
            <w:vAlign w:val="center"/>
            <w:hideMark/>
          </w:tcPr>
          <w:p w14:paraId="4BEFCE82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 xml:space="preserve">预测未来 </w:t>
            </w:r>
            <w:proofErr w:type="spellStart"/>
            <w:r w:rsidRPr="00B23A42">
              <w:t>output_len</w:t>
            </w:r>
            <w:proofErr w:type="spellEnd"/>
            <w:r w:rsidRPr="00B23A42">
              <w:t xml:space="preserve"> 步</w:t>
            </w:r>
          </w:p>
        </w:tc>
      </w:tr>
      <w:tr w:rsidR="00B23A42" w:rsidRPr="00B23A42" w14:paraId="41E47A8C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2E4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rPr>
                <w:rFonts w:ascii="Segoe UI Emoji" w:hAnsi="Segoe UI Emoji" w:cs="Segoe UI Emoji"/>
              </w:rPr>
              <w:t>📉</w:t>
            </w:r>
            <w:r w:rsidRPr="00B23A42">
              <w:t xml:space="preserve"> 分位数输出</w:t>
            </w:r>
          </w:p>
        </w:tc>
        <w:tc>
          <w:tcPr>
            <w:tcW w:w="0" w:type="auto"/>
            <w:vAlign w:val="center"/>
            <w:hideMark/>
          </w:tcPr>
          <w:p w14:paraId="1780C3CE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支持 10%、50%、90% 分位，构成区间</w:t>
            </w:r>
          </w:p>
        </w:tc>
      </w:tr>
      <w:tr w:rsidR="00B23A42" w:rsidRPr="00B23A42" w14:paraId="1569D8E0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15FD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rPr>
                <w:rFonts w:ascii="Segoe UI Symbol" w:hAnsi="Segoe UI Symbol" w:cs="Segoe UI Symbol"/>
              </w:rPr>
              <w:t>⚠</w:t>
            </w:r>
            <w:r w:rsidRPr="00B23A42">
              <w:t xml:space="preserve"> 区间异常判断</w:t>
            </w:r>
          </w:p>
        </w:tc>
        <w:tc>
          <w:tcPr>
            <w:tcW w:w="0" w:type="auto"/>
            <w:vAlign w:val="center"/>
            <w:hideMark/>
          </w:tcPr>
          <w:p w14:paraId="69DE6F89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>可判断实际值是否落在预测区间之外</w:t>
            </w:r>
          </w:p>
        </w:tc>
      </w:tr>
      <w:tr w:rsidR="00B23A42" w:rsidRPr="00B23A42" w14:paraId="3F3344C9" w14:textId="77777777" w:rsidTr="00B23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D7C1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rPr>
                <w:rFonts w:ascii="Segoe UI Emoji" w:hAnsi="Segoe UI Emoji" w:cs="Segoe UI Emoji"/>
              </w:rPr>
              <w:t>📈</w:t>
            </w:r>
            <w:r w:rsidRPr="00B23A42">
              <w:t xml:space="preserve"> 可视化</w:t>
            </w:r>
          </w:p>
        </w:tc>
        <w:tc>
          <w:tcPr>
            <w:tcW w:w="0" w:type="auto"/>
            <w:vAlign w:val="center"/>
            <w:hideMark/>
          </w:tcPr>
          <w:p w14:paraId="79AEBA70" w14:textId="77777777" w:rsidR="00B23A42" w:rsidRPr="00B23A42" w:rsidRDefault="00B23A42" w:rsidP="00B23A42">
            <w:pPr>
              <w:rPr>
                <w:rFonts w:hint="eastAsia"/>
              </w:rPr>
            </w:pPr>
            <w:r w:rsidRPr="00B23A42">
              <w:t xml:space="preserve">自带 </w:t>
            </w:r>
            <w:proofErr w:type="spellStart"/>
            <w:r w:rsidRPr="00B23A42">
              <w:t>plot_prediction</w:t>
            </w:r>
            <w:proofErr w:type="spellEnd"/>
            <w:r w:rsidRPr="00B23A42">
              <w:t xml:space="preserve"> 函数绘制预测曲线与置信带</w:t>
            </w:r>
          </w:p>
        </w:tc>
      </w:tr>
    </w:tbl>
    <w:p w14:paraId="2CE2B4A7" w14:textId="77777777" w:rsidR="00B23A42" w:rsidRPr="00B23A42" w:rsidRDefault="00000000" w:rsidP="00B23A42">
      <w:pPr>
        <w:rPr>
          <w:rFonts w:hint="eastAsia"/>
        </w:rPr>
      </w:pPr>
      <w:r>
        <w:pict w14:anchorId="440138A8">
          <v:rect id="_x0000_i1058" style="width:0;height:1.5pt" o:hralign="center" o:hrstd="t" o:hr="t" fillcolor="#a0a0a0" stroked="f"/>
        </w:pict>
      </w:r>
    </w:p>
    <w:p w14:paraId="10393826" w14:textId="77777777" w:rsidR="00B23A42" w:rsidRPr="00B23A42" w:rsidRDefault="00B23A42" w:rsidP="00B23A42">
      <w:pPr>
        <w:rPr>
          <w:rFonts w:hint="eastAsia"/>
          <w:b/>
          <w:bCs/>
        </w:rPr>
      </w:pPr>
      <w:r w:rsidRPr="00B23A42">
        <w:rPr>
          <w:rFonts w:ascii="Segoe UI Emoji" w:hAnsi="Segoe UI Emoji" w:cs="Segoe UI Emoji"/>
          <w:b/>
          <w:bCs/>
        </w:rPr>
        <w:lastRenderedPageBreak/>
        <w:t>✅</w:t>
      </w:r>
      <w:r w:rsidRPr="00B23A42">
        <w:rPr>
          <w:b/>
          <w:bCs/>
        </w:rPr>
        <w:t xml:space="preserve"> 下一步建议</w:t>
      </w:r>
    </w:p>
    <w:p w14:paraId="7E2BB63C" w14:textId="77777777" w:rsidR="00B23A42" w:rsidRPr="00B23A42" w:rsidRDefault="00B23A42" w:rsidP="00B23A42">
      <w:pPr>
        <w:rPr>
          <w:rFonts w:hint="eastAsia"/>
        </w:rPr>
      </w:pPr>
      <w:r w:rsidRPr="00B23A42">
        <w:t>你可以：</w:t>
      </w:r>
    </w:p>
    <w:p w14:paraId="6DFB10FB" w14:textId="77777777" w:rsidR="00B23A42" w:rsidRPr="00B23A42" w:rsidRDefault="00B23A42" w:rsidP="00B23A42">
      <w:pPr>
        <w:numPr>
          <w:ilvl w:val="0"/>
          <w:numId w:val="18"/>
        </w:numPr>
        <w:rPr>
          <w:rFonts w:hint="eastAsia"/>
        </w:rPr>
      </w:pPr>
      <w:r w:rsidRPr="00B23A42">
        <w:t>替换为你的实际时间序列数据（如 .csv）</w:t>
      </w:r>
    </w:p>
    <w:p w14:paraId="53C770AF" w14:textId="77777777" w:rsidR="00B23A42" w:rsidRPr="00B23A42" w:rsidRDefault="00B23A42" w:rsidP="00B23A42">
      <w:pPr>
        <w:numPr>
          <w:ilvl w:val="0"/>
          <w:numId w:val="18"/>
        </w:numPr>
        <w:rPr>
          <w:rFonts w:hint="eastAsia"/>
        </w:rPr>
      </w:pPr>
      <w:r w:rsidRPr="00B23A42">
        <w:t xml:space="preserve">用 </w:t>
      </w:r>
      <w:proofErr w:type="spellStart"/>
      <w:r w:rsidRPr="00B23A42">
        <w:t>output_len</w:t>
      </w:r>
      <w:proofErr w:type="spellEnd"/>
      <w:r w:rsidRPr="00B23A42">
        <w:t>=14 或 30 预测 2 周/1 个月</w:t>
      </w:r>
    </w:p>
    <w:p w14:paraId="253ABB06" w14:textId="77777777" w:rsidR="00B23A42" w:rsidRPr="00B23A42" w:rsidRDefault="00B23A42" w:rsidP="00B23A42">
      <w:pPr>
        <w:numPr>
          <w:ilvl w:val="0"/>
          <w:numId w:val="18"/>
        </w:numPr>
        <w:rPr>
          <w:rFonts w:hint="eastAsia"/>
        </w:rPr>
      </w:pPr>
      <w:r w:rsidRPr="00B23A42">
        <w:t>加入周期性特征（如日、周等 one-hot）</w:t>
      </w:r>
    </w:p>
    <w:p w14:paraId="592599AA" w14:textId="77777777" w:rsidR="00B23A42" w:rsidRPr="00B23A42" w:rsidRDefault="00B23A42" w:rsidP="00B23A42">
      <w:pPr>
        <w:rPr>
          <w:rFonts w:hint="eastAsia"/>
        </w:rPr>
      </w:pPr>
      <w:r w:rsidRPr="00B23A42">
        <w:t>如果你需要，我可以帮你继续扩展为：</w:t>
      </w:r>
    </w:p>
    <w:p w14:paraId="1284E959" w14:textId="77777777" w:rsidR="00B23A42" w:rsidRPr="00B23A42" w:rsidRDefault="00B23A42" w:rsidP="00B23A42">
      <w:pPr>
        <w:numPr>
          <w:ilvl w:val="0"/>
          <w:numId w:val="19"/>
        </w:numPr>
        <w:rPr>
          <w:rFonts w:hint="eastAsia"/>
        </w:rPr>
      </w:pPr>
      <w:r w:rsidRPr="00B23A42">
        <w:t>多变量输入（如销量 + 温度 + 假期标志）</w:t>
      </w:r>
    </w:p>
    <w:p w14:paraId="0FF8C5F7" w14:textId="77777777" w:rsidR="00B23A42" w:rsidRPr="00B23A42" w:rsidRDefault="00B23A42" w:rsidP="00B23A42">
      <w:pPr>
        <w:numPr>
          <w:ilvl w:val="0"/>
          <w:numId w:val="19"/>
        </w:numPr>
        <w:rPr>
          <w:rFonts w:hint="eastAsia"/>
        </w:rPr>
      </w:pPr>
      <w:r w:rsidRPr="00B23A42">
        <w:t>异常点打分函数（自动标记异常时间点）</w:t>
      </w:r>
    </w:p>
    <w:p w14:paraId="55CF44E9" w14:textId="77777777" w:rsidR="00B23A42" w:rsidRPr="00B23A42" w:rsidRDefault="00B23A42" w:rsidP="00B23A42">
      <w:pPr>
        <w:numPr>
          <w:ilvl w:val="0"/>
          <w:numId w:val="19"/>
        </w:numPr>
        <w:rPr>
          <w:rFonts w:hint="eastAsia"/>
        </w:rPr>
      </w:pPr>
      <w:r w:rsidRPr="00B23A42">
        <w:t>支持批量保存预测结果/模型导出</w:t>
      </w:r>
    </w:p>
    <w:p w14:paraId="0B93709F" w14:textId="77777777" w:rsidR="00B23A42" w:rsidRPr="00B23A42" w:rsidRDefault="00B23A42" w:rsidP="00B23A42">
      <w:pPr>
        <w:rPr>
          <w:rFonts w:hint="eastAsia"/>
        </w:rPr>
      </w:pPr>
      <w:r w:rsidRPr="00B23A42">
        <w:t>是否需要我帮你接入实际数据、添加异常检测逻辑或打分？</w:t>
      </w:r>
    </w:p>
    <w:p w14:paraId="45DEF5E1" w14:textId="77777777" w:rsidR="00B23A42" w:rsidRDefault="00B23A42">
      <w:pPr>
        <w:rPr>
          <w:rFonts w:hint="eastAsia"/>
        </w:rPr>
      </w:pPr>
    </w:p>
    <w:p w14:paraId="0F810D82" w14:textId="77777777" w:rsidR="00836A9E" w:rsidRDefault="00836A9E">
      <w:pPr>
        <w:rPr>
          <w:rFonts w:hint="eastAsia"/>
        </w:rPr>
      </w:pPr>
    </w:p>
    <w:p w14:paraId="4E937A8C" w14:textId="77777777" w:rsidR="00836A9E" w:rsidRPr="00836A9E" w:rsidRDefault="00836A9E" w:rsidP="00836A9E">
      <w:pPr>
        <w:rPr>
          <w:rFonts w:hint="eastAsia"/>
        </w:rPr>
      </w:pPr>
      <w:r w:rsidRPr="00836A9E">
        <w:t>你问得非常关键。在你这种大规模时间序列场景中，</w:t>
      </w:r>
      <w:r w:rsidRPr="00836A9E">
        <w:rPr>
          <w:b/>
          <w:bCs/>
        </w:rPr>
        <w:t>步长编码（加入 h 特征）+ 单模型训练</w:t>
      </w:r>
      <w:r w:rsidRPr="00836A9E">
        <w:t>方式确实能显著减少模型数量和运算成本，但它在精度上</w:t>
      </w:r>
      <w:r w:rsidRPr="00836A9E">
        <w:rPr>
          <w:b/>
          <w:bCs/>
        </w:rPr>
        <w:t>确实通常略低于</w:t>
      </w:r>
      <w:r w:rsidRPr="00836A9E">
        <w:t xml:space="preserve"> </w:t>
      </w:r>
      <w:proofErr w:type="spellStart"/>
      <w:r w:rsidRPr="00836A9E">
        <w:t>MultiOutput</w:t>
      </w:r>
      <w:proofErr w:type="spellEnd"/>
      <w:r w:rsidRPr="00836A9E">
        <w:t xml:space="preserve"> 的方式，原因主要是：</w:t>
      </w:r>
    </w:p>
    <w:p w14:paraId="0AD12700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🧠</w:t>
      </w:r>
      <w:r w:rsidRPr="00836A9E">
        <w:t xml:space="preserve"> 模型要“同时学习不同步长的规律”，难度变大，可能学习得不够充分。</w:t>
      </w:r>
    </w:p>
    <w:p w14:paraId="14D1F22F" w14:textId="77777777" w:rsidR="00836A9E" w:rsidRPr="00836A9E" w:rsidRDefault="00000000" w:rsidP="00836A9E">
      <w:pPr>
        <w:rPr>
          <w:rFonts w:hint="eastAsia"/>
        </w:rPr>
      </w:pPr>
      <w:r>
        <w:pict w14:anchorId="030E76A9">
          <v:rect id="_x0000_i1059" style="width:0;height:1.5pt" o:hralign="center" o:hrstd="t" o:hr="t" fillcolor="#a0a0a0" stroked="f"/>
        </w:pict>
      </w:r>
    </w:p>
    <w:p w14:paraId="5544BDFA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所以你问：怎么提高这类单模型（带 h 特征）方法的精度？</w:t>
      </w:r>
    </w:p>
    <w:p w14:paraId="493915E8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🎯</w:t>
      </w:r>
      <w:r w:rsidRPr="00836A9E">
        <w:rPr>
          <w:b/>
          <w:bCs/>
        </w:rPr>
        <w:t xml:space="preserve"> 答案是：通过更好的特征设计 + 结构调整 + 加入步长感知机制，可以显著缩小精度差距，甚至在某些场景下超过 </w:t>
      </w:r>
      <w:proofErr w:type="spellStart"/>
      <w:r w:rsidRPr="00836A9E">
        <w:rPr>
          <w:b/>
          <w:bCs/>
        </w:rPr>
        <w:t>MultiOutput</w:t>
      </w:r>
      <w:proofErr w:type="spellEnd"/>
      <w:r w:rsidRPr="00836A9E">
        <w:rPr>
          <w:b/>
          <w:bCs/>
        </w:rPr>
        <w:t xml:space="preserve"> 模型。</w:t>
      </w:r>
    </w:p>
    <w:p w14:paraId="2E0A4950" w14:textId="77777777" w:rsidR="00836A9E" w:rsidRPr="00836A9E" w:rsidRDefault="00000000" w:rsidP="00836A9E">
      <w:pPr>
        <w:rPr>
          <w:rFonts w:hint="eastAsia"/>
        </w:rPr>
      </w:pPr>
      <w:r>
        <w:pict w14:anchorId="5CEADC7A">
          <v:rect id="_x0000_i1060" style="width:0;height:1.5pt" o:hralign="center" o:hrstd="t" o:hr="t" fillcolor="#a0a0a0" stroked="f"/>
        </w:pict>
      </w:r>
    </w:p>
    <w:p w14:paraId="5BAB4858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🔧</w:t>
      </w:r>
      <w:r w:rsidRPr="00836A9E">
        <w:rPr>
          <w:b/>
          <w:bCs/>
        </w:rPr>
        <w:t xml:space="preserve"> 具体优化方法如下：</w:t>
      </w:r>
    </w:p>
    <w:p w14:paraId="55034058" w14:textId="77777777" w:rsidR="00836A9E" w:rsidRPr="00836A9E" w:rsidRDefault="00000000" w:rsidP="00836A9E">
      <w:pPr>
        <w:rPr>
          <w:rFonts w:hint="eastAsia"/>
        </w:rPr>
      </w:pPr>
      <w:r>
        <w:pict w14:anchorId="39191F2C">
          <v:rect id="_x0000_i1061" style="width:0;height:1.5pt" o:hralign="center" o:hrstd="t" o:hr="t" fillcolor="#a0a0a0" stroked="f"/>
        </w:pict>
      </w:r>
    </w:p>
    <w:p w14:paraId="78C84AC7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1️</w:t>
      </w:r>
      <w:r w:rsidRPr="00836A9E">
        <w:rPr>
          <w:rFonts w:ascii="Segoe UI Symbol" w:hAnsi="Segoe UI Symbol" w:cs="Segoe UI Symbol"/>
          <w:b/>
          <w:bCs/>
        </w:rPr>
        <w:t>⃣</w:t>
      </w:r>
      <w:r w:rsidRPr="00836A9E">
        <w:rPr>
          <w:b/>
          <w:bCs/>
        </w:rPr>
        <w:t xml:space="preserve"> 使用 One-hot 或 Embedding 编码 h</w:t>
      </w:r>
    </w:p>
    <w:p w14:paraId="36E9BA31" w14:textId="77777777" w:rsidR="00836A9E" w:rsidRPr="00836A9E" w:rsidRDefault="00836A9E" w:rsidP="00836A9E">
      <w:pPr>
        <w:rPr>
          <w:rFonts w:hint="eastAsia"/>
        </w:rPr>
      </w:pPr>
      <w:r w:rsidRPr="00836A9E">
        <w:t>原始 h=1,2,...,H 是数值特征，模型容易误解为连续趋势（但实际步长之间不是连续函数关系）。</w:t>
      </w:r>
    </w:p>
    <w:p w14:paraId="3F98B40E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改进方法：</w:t>
      </w:r>
    </w:p>
    <w:p w14:paraId="60405726" w14:textId="77777777" w:rsidR="00836A9E" w:rsidRPr="00836A9E" w:rsidRDefault="00836A9E" w:rsidP="00836A9E">
      <w:pPr>
        <w:numPr>
          <w:ilvl w:val="0"/>
          <w:numId w:val="20"/>
        </w:numPr>
        <w:rPr>
          <w:rFonts w:hint="eastAsia"/>
        </w:rPr>
      </w:pPr>
      <w:r w:rsidRPr="00836A9E">
        <w:t>对步长 h 使用 One-hot 编码（或类别 Embedding）：</w:t>
      </w:r>
    </w:p>
    <w:p w14:paraId="1F5C3362" w14:textId="77777777" w:rsidR="00836A9E" w:rsidRPr="00836A9E" w:rsidRDefault="00836A9E" w:rsidP="00836A9E">
      <w:pPr>
        <w:numPr>
          <w:ilvl w:val="1"/>
          <w:numId w:val="20"/>
        </w:numPr>
        <w:rPr>
          <w:rFonts w:hint="eastAsia"/>
        </w:rPr>
      </w:pPr>
      <w:r w:rsidRPr="00836A9E">
        <w:t xml:space="preserve">One-hot: 用 </w:t>
      </w:r>
      <w:proofErr w:type="spellStart"/>
      <w:r w:rsidRPr="00836A9E">
        <w:t>LightGBM</w:t>
      </w:r>
      <w:proofErr w:type="spellEnd"/>
      <w:r w:rsidRPr="00836A9E">
        <w:t xml:space="preserve"> 的 </w:t>
      </w:r>
      <w:proofErr w:type="spellStart"/>
      <w:r w:rsidRPr="00836A9E">
        <w:t>categorical_feature</w:t>
      </w:r>
      <w:proofErr w:type="spellEnd"/>
      <w:r w:rsidRPr="00836A9E">
        <w:t xml:space="preserve"> 参数设置</w:t>
      </w:r>
    </w:p>
    <w:p w14:paraId="2F2C03A1" w14:textId="77777777" w:rsidR="00836A9E" w:rsidRPr="00836A9E" w:rsidRDefault="00836A9E" w:rsidP="00836A9E">
      <w:pPr>
        <w:numPr>
          <w:ilvl w:val="1"/>
          <w:numId w:val="20"/>
        </w:numPr>
        <w:rPr>
          <w:rFonts w:hint="eastAsia"/>
        </w:rPr>
      </w:pPr>
      <w:r w:rsidRPr="00836A9E">
        <w:t>Embedding: 对 h 离散化后，输入神经网络中 Embedding 层</w:t>
      </w:r>
    </w:p>
    <w:p w14:paraId="469406D6" w14:textId="77777777" w:rsidR="00836A9E" w:rsidRPr="00836A9E" w:rsidRDefault="00836A9E" w:rsidP="00836A9E">
      <w:pPr>
        <w:rPr>
          <w:rFonts w:hint="eastAsia"/>
        </w:rPr>
      </w:pPr>
      <w:r w:rsidRPr="00836A9E">
        <w:t># 示例：将 h=3 映射为 [0, 0, 1, 0, 0, 0, 0]（如果预测 7 步）</w:t>
      </w:r>
    </w:p>
    <w:p w14:paraId="37D7274B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📌</w:t>
      </w:r>
      <w:r w:rsidRPr="00836A9E">
        <w:t xml:space="preserve"> </w:t>
      </w:r>
      <w:r w:rsidRPr="00836A9E">
        <w:rPr>
          <w:b/>
          <w:bCs/>
        </w:rPr>
        <w:t>好处：</w:t>
      </w:r>
    </w:p>
    <w:p w14:paraId="540B4322" w14:textId="77777777" w:rsidR="00836A9E" w:rsidRPr="00836A9E" w:rsidRDefault="00836A9E" w:rsidP="00836A9E">
      <w:pPr>
        <w:numPr>
          <w:ilvl w:val="0"/>
          <w:numId w:val="21"/>
        </w:numPr>
        <w:rPr>
          <w:rFonts w:hint="eastAsia"/>
        </w:rPr>
      </w:pPr>
      <w:r w:rsidRPr="00836A9E">
        <w:t>避免模型对步长的线性误解</w:t>
      </w:r>
    </w:p>
    <w:p w14:paraId="4F1B55DA" w14:textId="77777777" w:rsidR="00836A9E" w:rsidRPr="00836A9E" w:rsidRDefault="00836A9E" w:rsidP="00836A9E">
      <w:pPr>
        <w:numPr>
          <w:ilvl w:val="0"/>
          <w:numId w:val="21"/>
        </w:numPr>
        <w:rPr>
          <w:rFonts w:hint="eastAsia"/>
        </w:rPr>
      </w:pPr>
      <w:r w:rsidRPr="00836A9E">
        <w:t xml:space="preserve">每个步长都有独立权重子空间（类似 </w:t>
      </w:r>
      <w:proofErr w:type="spellStart"/>
      <w:r w:rsidRPr="00836A9E">
        <w:t>MultiOutput</w:t>
      </w:r>
      <w:proofErr w:type="spellEnd"/>
      <w:r w:rsidRPr="00836A9E">
        <w:t xml:space="preserve"> 模型）</w:t>
      </w:r>
    </w:p>
    <w:p w14:paraId="66B9789D" w14:textId="77777777" w:rsidR="00836A9E" w:rsidRPr="00836A9E" w:rsidRDefault="00000000" w:rsidP="00836A9E">
      <w:pPr>
        <w:rPr>
          <w:rFonts w:hint="eastAsia"/>
        </w:rPr>
      </w:pPr>
      <w:r>
        <w:pict w14:anchorId="13CDA637">
          <v:rect id="_x0000_i1062" style="width:0;height:1.5pt" o:hralign="center" o:hrstd="t" o:hr="t" fillcolor="#a0a0a0" stroked="f"/>
        </w:pict>
      </w:r>
    </w:p>
    <w:p w14:paraId="745518DE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2️</w:t>
      </w:r>
      <w:r w:rsidRPr="00836A9E">
        <w:rPr>
          <w:rFonts w:ascii="Segoe UI Symbol" w:hAnsi="Segoe UI Symbol" w:cs="Segoe UI Symbol"/>
          <w:b/>
          <w:bCs/>
        </w:rPr>
        <w:t>⃣</w:t>
      </w:r>
      <w:r w:rsidRPr="00836A9E">
        <w:rPr>
          <w:b/>
          <w:bCs/>
        </w:rPr>
        <w:t xml:space="preserve"> 加入时间编码（Temporal Encoding）特征</w:t>
      </w:r>
    </w:p>
    <w:p w14:paraId="7FA7E3D2" w14:textId="77777777" w:rsidR="00836A9E" w:rsidRPr="00836A9E" w:rsidRDefault="00836A9E" w:rsidP="00836A9E">
      <w:pPr>
        <w:rPr>
          <w:rFonts w:hint="eastAsia"/>
        </w:rPr>
      </w:pPr>
      <w:r w:rsidRPr="00836A9E">
        <w:t>除了步长 h 本身，还可以加入：</w:t>
      </w:r>
    </w:p>
    <w:p w14:paraId="66DBF423" w14:textId="77777777" w:rsidR="00836A9E" w:rsidRPr="00836A9E" w:rsidRDefault="00836A9E" w:rsidP="00836A9E">
      <w:pPr>
        <w:numPr>
          <w:ilvl w:val="0"/>
          <w:numId w:val="22"/>
        </w:numPr>
        <w:rPr>
          <w:rFonts w:hint="eastAsia"/>
        </w:rPr>
      </w:pPr>
      <w:r w:rsidRPr="00836A9E">
        <w:t>相对时间（分钟/小时/天）</w:t>
      </w:r>
    </w:p>
    <w:p w14:paraId="1F31BE81" w14:textId="77777777" w:rsidR="00836A9E" w:rsidRPr="00836A9E" w:rsidRDefault="00836A9E" w:rsidP="00836A9E">
      <w:pPr>
        <w:numPr>
          <w:ilvl w:val="0"/>
          <w:numId w:val="22"/>
        </w:numPr>
        <w:rPr>
          <w:rFonts w:hint="eastAsia"/>
        </w:rPr>
      </w:pPr>
      <w:r w:rsidRPr="00836A9E">
        <w:t>一天内的时刻（sin/cos 编码 hour-of-day）</w:t>
      </w:r>
    </w:p>
    <w:p w14:paraId="526621E5" w14:textId="77777777" w:rsidR="00836A9E" w:rsidRPr="00836A9E" w:rsidRDefault="00836A9E" w:rsidP="00836A9E">
      <w:pPr>
        <w:numPr>
          <w:ilvl w:val="0"/>
          <w:numId w:val="22"/>
        </w:numPr>
        <w:rPr>
          <w:rFonts w:hint="eastAsia"/>
        </w:rPr>
      </w:pPr>
      <w:r w:rsidRPr="00836A9E">
        <w:t>一周内的位置（weekday 编码）</w:t>
      </w:r>
    </w:p>
    <w:p w14:paraId="332F2F86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📌</w:t>
      </w:r>
      <w:r w:rsidRPr="00836A9E">
        <w:t xml:space="preserve"> </w:t>
      </w:r>
      <w:r w:rsidRPr="00836A9E">
        <w:rPr>
          <w:b/>
          <w:bCs/>
        </w:rPr>
        <w:t>这些增强模型“对目标位置的上下文理解能力”</w:t>
      </w:r>
      <w:r w:rsidRPr="00836A9E">
        <w:t>，尤其当周期性结构影响较大时。</w:t>
      </w:r>
    </w:p>
    <w:p w14:paraId="343EFFA6" w14:textId="77777777" w:rsidR="00836A9E" w:rsidRPr="00836A9E" w:rsidRDefault="00000000" w:rsidP="00836A9E">
      <w:pPr>
        <w:rPr>
          <w:rFonts w:hint="eastAsia"/>
        </w:rPr>
      </w:pPr>
      <w:r>
        <w:pict w14:anchorId="536E4D8B">
          <v:rect id="_x0000_i1063" style="width:0;height:1.5pt" o:hralign="center" o:hrstd="t" o:hr="t" fillcolor="#a0a0a0" stroked="f"/>
        </w:pict>
      </w:r>
    </w:p>
    <w:p w14:paraId="6FE24038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3️</w:t>
      </w:r>
      <w:r w:rsidRPr="00836A9E">
        <w:rPr>
          <w:rFonts w:ascii="Segoe UI Symbol" w:hAnsi="Segoe UI Symbol" w:cs="Segoe UI Symbol"/>
          <w:b/>
          <w:bCs/>
        </w:rPr>
        <w:t>⃣</w:t>
      </w:r>
      <w:r w:rsidRPr="00836A9E">
        <w:rPr>
          <w:b/>
          <w:bCs/>
        </w:rPr>
        <w:t xml:space="preserve"> 使用 sequence + h 的二阶交互特征（针对 </w:t>
      </w:r>
      <w:proofErr w:type="spellStart"/>
      <w:r w:rsidRPr="00836A9E">
        <w:rPr>
          <w:b/>
          <w:bCs/>
        </w:rPr>
        <w:t>LightGBM</w:t>
      </w:r>
      <w:proofErr w:type="spellEnd"/>
      <w:r w:rsidRPr="00836A9E">
        <w:rPr>
          <w:b/>
          <w:bCs/>
        </w:rPr>
        <w:t>）</w:t>
      </w:r>
    </w:p>
    <w:p w14:paraId="55C69808" w14:textId="77777777" w:rsidR="00836A9E" w:rsidRPr="00836A9E" w:rsidRDefault="00836A9E" w:rsidP="00836A9E">
      <w:pPr>
        <w:rPr>
          <w:rFonts w:hint="eastAsia"/>
        </w:rPr>
      </w:pPr>
      <w:r w:rsidRPr="00836A9E">
        <w:t>对于 GBDT 模型，可以考虑添加：</w:t>
      </w:r>
    </w:p>
    <w:p w14:paraId="3EC35621" w14:textId="77777777" w:rsidR="00836A9E" w:rsidRPr="00836A9E" w:rsidRDefault="00836A9E" w:rsidP="00836A9E">
      <w:pPr>
        <w:numPr>
          <w:ilvl w:val="0"/>
          <w:numId w:val="23"/>
        </w:numPr>
        <w:rPr>
          <w:rFonts w:hint="eastAsia"/>
        </w:rPr>
      </w:pPr>
      <w:r w:rsidRPr="00836A9E">
        <w:lastRenderedPageBreak/>
        <w:t>特征 × h 的交互项（如：最近值差 × 步长、波动率 × 步长）</w:t>
      </w:r>
    </w:p>
    <w:p w14:paraId="66CC070E" w14:textId="77777777" w:rsidR="00836A9E" w:rsidRPr="00836A9E" w:rsidRDefault="00836A9E" w:rsidP="00836A9E">
      <w:pPr>
        <w:numPr>
          <w:ilvl w:val="0"/>
          <w:numId w:val="23"/>
        </w:numPr>
        <w:rPr>
          <w:rFonts w:hint="eastAsia"/>
        </w:rPr>
      </w:pPr>
      <w:r w:rsidRPr="00836A9E">
        <w:t>或者手动构造 polynomial 特征，例如：</w:t>
      </w:r>
    </w:p>
    <w:p w14:paraId="3C378079" w14:textId="77777777" w:rsidR="00836A9E" w:rsidRPr="00836A9E" w:rsidRDefault="00836A9E" w:rsidP="00836A9E">
      <w:pPr>
        <w:rPr>
          <w:rFonts w:hint="eastAsia"/>
        </w:rPr>
      </w:pPr>
      <w:r w:rsidRPr="00836A9E">
        <w:t>features = [mean_5, std_5, slope_5]</w:t>
      </w:r>
    </w:p>
    <w:p w14:paraId="38487A60" w14:textId="77777777" w:rsidR="00836A9E" w:rsidRPr="00836A9E" w:rsidRDefault="00836A9E" w:rsidP="00836A9E">
      <w:pPr>
        <w:rPr>
          <w:rFonts w:hint="eastAsia"/>
        </w:rPr>
      </w:pPr>
      <w:r w:rsidRPr="00836A9E">
        <w:t>features += [mean_5 * h, std_5 * h, h ** 2]</w:t>
      </w:r>
    </w:p>
    <w:p w14:paraId="4F8B753D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📌</w:t>
      </w:r>
      <w:r w:rsidRPr="00836A9E">
        <w:t xml:space="preserve"> </w:t>
      </w:r>
      <w:r w:rsidRPr="00836A9E">
        <w:rPr>
          <w:b/>
          <w:bCs/>
        </w:rPr>
        <w:t>可以弥补模型对“不同步长特征权重不同”的理解不足</w:t>
      </w:r>
    </w:p>
    <w:p w14:paraId="341D8020" w14:textId="77777777" w:rsidR="00836A9E" w:rsidRPr="00836A9E" w:rsidRDefault="00000000" w:rsidP="00836A9E">
      <w:pPr>
        <w:rPr>
          <w:rFonts w:hint="eastAsia"/>
        </w:rPr>
      </w:pPr>
      <w:r>
        <w:pict w14:anchorId="49A1A4DD">
          <v:rect id="_x0000_i1064" style="width:0;height:1.5pt" o:hralign="center" o:hrstd="t" o:hr="t" fillcolor="#a0a0a0" stroked="f"/>
        </w:pict>
      </w:r>
    </w:p>
    <w:p w14:paraId="6AC912BB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4️</w:t>
      </w:r>
      <w:r w:rsidRPr="00836A9E">
        <w:rPr>
          <w:rFonts w:ascii="Segoe UI Symbol" w:hAnsi="Segoe UI Symbol" w:cs="Segoe UI Symbol"/>
          <w:b/>
          <w:bCs/>
        </w:rPr>
        <w:t>⃣</w:t>
      </w:r>
      <w:r w:rsidRPr="00836A9E">
        <w:rPr>
          <w:b/>
          <w:bCs/>
        </w:rPr>
        <w:t xml:space="preserve"> 如果是深度学习模型，加入 Conditional Decoding</w:t>
      </w:r>
    </w:p>
    <w:p w14:paraId="3EE0783C" w14:textId="77777777" w:rsidR="00836A9E" w:rsidRPr="00836A9E" w:rsidRDefault="00836A9E" w:rsidP="00836A9E">
      <w:pPr>
        <w:rPr>
          <w:rFonts w:hint="eastAsia"/>
        </w:rPr>
      </w:pPr>
      <w:r w:rsidRPr="00836A9E">
        <w:t>在 Transformer / LSTM 中使用以下方式可提升精度：</w:t>
      </w:r>
    </w:p>
    <w:p w14:paraId="447169A4" w14:textId="77777777" w:rsidR="00836A9E" w:rsidRPr="00836A9E" w:rsidRDefault="00836A9E" w:rsidP="00836A9E">
      <w:pPr>
        <w:numPr>
          <w:ilvl w:val="0"/>
          <w:numId w:val="24"/>
        </w:numPr>
        <w:rPr>
          <w:rFonts w:hint="eastAsia"/>
        </w:rPr>
      </w:pPr>
      <w:r w:rsidRPr="00836A9E">
        <w:t>h 作为条件输入，加入解码器 attention 或 gate</w:t>
      </w:r>
    </w:p>
    <w:p w14:paraId="4DEE9C3B" w14:textId="77777777" w:rsidR="00836A9E" w:rsidRPr="00836A9E" w:rsidRDefault="00836A9E" w:rsidP="00836A9E">
      <w:pPr>
        <w:numPr>
          <w:ilvl w:val="0"/>
          <w:numId w:val="24"/>
        </w:numPr>
        <w:rPr>
          <w:rFonts w:hint="eastAsia"/>
        </w:rPr>
      </w:pPr>
      <w:r w:rsidRPr="00836A9E">
        <w:t>加入 “未来时间嵌入向量” (</w:t>
      </w:r>
      <w:proofErr w:type="spellStart"/>
      <w:r w:rsidRPr="00836A9E">
        <w:t>future_time_embed</w:t>
      </w:r>
      <w:proofErr w:type="spellEnd"/>
      <w:r w:rsidRPr="00836A9E">
        <w:t>[h])</w:t>
      </w:r>
    </w:p>
    <w:p w14:paraId="55EC739A" w14:textId="77777777" w:rsidR="00836A9E" w:rsidRPr="00836A9E" w:rsidRDefault="00836A9E" w:rsidP="00836A9E">
      <w:pPr>
        <w:numPr>
          <w:ilvl w:val="0"/>
          <w:numId w:val="24"/>
        </w:numPr>
        <w:rPr>
          <w:rFonts w:hint="eastAsia"/>
        </w:rPr>
      </w:pPr>
      <w:r w:rsidRPr="00836A9E">
        <w:t>Transformer 结构中每个目标点独立解码，带时间标签</w:t>
      </w:r>
    </w:p>
    <w:p w14:paraId="6B1BB18F" w14:textId="77777777" w:rsidR="00836A9E" w:rsidRPr="00836A9E" w:rsidRDefault="00836A9E" w:rsidP="00836A9E">
      <w:pPr>
        <w:rPr>
          <w:rFonts w:hint="eastAsia"/>
        </w:rPr>
      </w:pPr>
      <w:r w:rsidRPr="00836A9E">
        <w:t xml:space="preserve">这可以达到 </w:t>
      </w:r>
      <w:proofErr w:type="spellStart"/>
      <w:r w:rsidRPr="00836A9E">
        <w:rPr>
          <w:b/>
          <w:bCs/>
        </w:rPr>
        <w:t>MultiOutput</w:t>
      </w:r>
      <w:proofErr w:type="spellEnd"/>
      <w:r w:rsidRPr="00836A9E">
        <w:rPr>
          <w:b/>
          <w:bCs/>
        </w:rPr>
        <w:t xml:space="preserve"> 类似的效果</w:t>
      </w:r>
      <w:r w:rsidRPr="00836A9E">
        <w:t>，但只需要单模型！</w:t>
      </w:r>
    </w:p>
    <w:p w14:paraId="2077BA41" w14:textId="77777777" w:rsidR="00836A9E" w:rsidRPr="00836A9E" w:rsidRDefault="00000000" w:rsidP="00836A9E">
      <w:pPr>
        <w:rPr>
          <w:rFonts w:hint="eastAsia"/>
        </w:rPr>
      </w:pPr>
      <w:r>
        <w:pict w14:anchorId="593E842E">
          <v:rect id="_x0000_i1065" style="width:0;height:1.5pt" o:hralign="center" o:hrstd="t" o:hr="t" fillcolor="#a0a0a0" stroked="f"/>
        </w:pict>
      </w:r>
    </w:p>
    <w:p w14:paraId="2C311A78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5️</w:t>
      </w:r>
      <w:r w:rsidRPr="00836A9E">
        <w:rPr>
          <w:rFonts w:ascii="Segoe UI Symbol" w:hAnsi="Segoe UI Symbol" w:cs="Segoe UI Symbol"/>
          <w:b/>
          <w:bCs/>
        </w:rPr>
        <w:t>⃣</w:t>
      </w:r>
      <w:r w:rsidRPr="00836A9E">
        <w:rPr>
          <w:b/>
          <w:bCs/>
        </w:rPr>
        <w:t xml:space="preserve"> 分段训练（Step-Bucketed Modeling）</w:t>
      </w:r>
    </w:p>
    <w:p w14:paraId="72D132AD" w14:textId="77777777" w:rsidR="00836A9E" w:rsidRPr="00836A9E" w:rsidRDefault="00836A9E" w:rsidP="00836A9E">
      <w:pPr>
        <w:rPr>
          <w:rFonts w:hint="eastAsia"/>
        </w:rPr>
      </w:pPr>
      <w:r w:rsidRPr="00836A9E">
        <w:t>你可以将所有 h 分成几个区间（比如 h=1～4、h=5～8、h=9～12），为每个区间训练一个模型（只增加 2～3 倍模型数量，但大幅提升精度）</w:t>
      </w:r>
    </w:p>
    <w:p w14:paraId="5E9202D1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📌</w:t>
      </w:r>
      <w:r w:rsidRPr="00836A9E">
        <w:t xml:space="preserve"> 折中方式，适合精度要求较高、但不能接受过多模型的情况</w:t>
      </w:r>
    </w:p>
    <w:p w14:paraId="22830264" w14:textId="77777777" w:rsidR="00836A9E" w:rsidRPr="00836A9E" w:rsidRDefault="00000000" w:rsidP="00836A9E">
      <w:pPr>
        <w:rPr>
          <w:rFonts w:hint="eastAsia"/>
        </w:rPr>
      </w:pPr>
      <w:r>
        <w:pict w14:anchorId="4E61C701">
          <v:rect id="_x0000_i1066" style="width:0;height:1.5pt" o:hralign="center" o:hrstd="t" o:hr="t" fillcolor="#a0a0a0" stroked="f"/>
        </w:pict>
      </w:r>
    </w:p>
    <w:p w14:paraId="16FF707A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🧪</w:t>
      </w:r>
      <w:r w:rsidRPr="00836A9E">
        <w:rPr>
          <w:b/>
          <w:bCs/>
        </w:rPr>
        <w:t xml:space="preserve"> 多模型 vs 单模型精度实验回顾（实际研究支持）</w:t>
      </w:r>
    </w:p>
    <w:p w14:paraId="608AA9FF" w14:textId="77777777" w:rsidR="00836A9E" w:rsidRPr="00836A9E" w:rsidRDefault="00836A9E" w:rsidP="00836A9E">
      <w:pPr>
        <w:rPr>
          <w:rFonts w:hint="eastAsia"/>
        </w:rPr>
      </w:pPr>
      <w:r w:rsidRPr="00836A9E">
        <w:t>许多时间序列研究（如 M5 竞赛、Monash 时间序列论文）表明：</w:t>
      </w:r>
    </w:p>
    <w:p w14:paraId="42A885E3" w14:textId="77777777" w:rsidR="00836A9E" w:rsidRPr="00836A9E" w:rsidRDefault="00836A9E" w:rsidP="00836A9E">
      <w:pPr>
        <w:numPr>
          <w:ilvl w:val="0"/>
          <w:numId w:val="25"/>
        </w:numPr>
        <w:rPr>
          <w:rFonts w:hint="eastAsia"/>
        </w:rPr>
      </w:pPr>
      <w:r w:rsidRPr="00836A9E">
        <w:t xml:space="preserve">单模型 + 步长编码 + 类别 + 高维特征 → 精度可接近甚至超过 </w:t>
      </w:r>
      <w:proofErr w:type="spellStart"/>
      <w:r w:rsidRPr="00836A9E">
        <w:t>MultiOutput</w:t>
      </w:r>
      <w:proofErr w:type="spellEnd"/>
    </w:p>
    <w:p w14:paraId="56251EAB" w14:textId="77777777" w:rsidR="00836A9E" w:rsidRPr="00836A9E" w:rsidRDefault="00836A9E" w:rsidP="00836A9E">
      <w:pPr>
        <w:numPr>
          <w:ilvl w:val="0"/>
          <w:numId w:val="25"/>
        </w:numPr>
        <w:rPr>
          <w:rFonts w:hint="eastAsia"/>
        </w:rPr>
      </w:pPr>
      <w:r w:rsidRPr="00836A9E">
        <w:t>关键在于：</w:t>
      </w:r>
      <w:r w:rsidRPr="00836A9E">
        <w:rPr>
          <w:b/>
          <w:bCs/>
        </w:rPr>
        <w:t>增加模型区分每个预测步长的能力</w:t>
      </w:r>
      <w:r w:rsidRPr="00836A9E">
        <w:t>，用 embedding 或交叉项就非常有效</w:t>
      </w:r>
    </w:p>
    <w:p w14:paraId="691671B7" w14:textId="77777777" w:rsidR="00836A9E" w:rsidRPr="00836A9E" w:rsidRDefault="00000000" w:rsidP="00836A9E">
      <w:pPr>
        <w:rPr>
          <w:rFonts w:hint="eastAsia"/>
        </w:rPr>
      </w:pPr>
      <w:r>
        <w:pict w14:anchorId="181C5997">
          <v:rect id="_x0000_i1067" style="width:0;height:1.5pt" o:hralign="center" o:hrstd="t" o:hr="t" fillcolor="#a0a0a0" stroked="f"/>
        </w:pict>
      </w:r>
    </w:p>
    <w:p w14:paraId="1D157364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总结建议表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950"/>
        <w:gridCol w:w="1229"/>
      </w:tblGrid>
      <w:tr w:rsidR="00836A9E" w:rsidRPr="00836A9E" w14:paraId="4B6B6493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8B1C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0BFD8B77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提高点</w:t>
            </w:r>
          </w:p>
        </w:tc>
        <w:tc>
          <w:tcPr>
            <w:tcW w:w="0" w:type="auto"/>
            <w:vAlign w:val="center"/>
            <w:hideMark/>
          </w:tcPr>
          <w:p w14:paraId="18DC02FD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对精度影响</w:t>
            </w:r>
          </w:p>
        </w:tc>
      </w:tr>
      <w:tr w:rsidR="00836A9E" w:rsidRPr="00836A9E" w14:paraId="57966C56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2BD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h One-hot 编码</w:t>
            </w:r>
          </w:p>
        </w:tc>
        <w:tc>
          <w:tcPr>
            <w:tcW w:w="0" w:type="auto"/>
            <w:vAlign w:val="center"/>
            <w:hideMark/>
          </w:tcPr>
          <w:p w14:paraId="3EE60D5D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避免步长误解</w:t>
            </w:r>
          </w:p>
        </w:tc>
        <w:tc>
          <w:tcPr>
            <w:tcW w:w="0" w:type="auto"/>
            <w:vAlign w:val="center"/>
            <w:hideMark/>
          </w:tcPr>
          <w:p w14:paraId="1A9B6C4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⭐⭐⭐⭐</w:t>
            </w:r>
          </w:p>
        </w:tc>
      </w:tr>
      <w:tr w:rsidR="00836A9E" w:rsidRPr="00836A9E" w14:paraId="54F78102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F915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加入时间周期特征</w:t>
            </w:r>
          </w:p>
        </w:tc>
        <w:tc>
          <w:tcPr>
            <w:tcW w:w="0" w:type="auto"/>
            <w:vAlign w:val="center"/>
            <w:hideMark/>
          </w:tcPr>
          <w:p w14:paraId="2C4E6C4D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模型理解未来位置</w:t>
            </w:r>
          </w:p>
        </w:tc>
        <w:tc>
          <w:tcPr>
            <w:tcW w:w="0" w:type="auto"/>
            <w:vAlign w:val="center"/>
            <w:hideMark/>
          </w:tcPr>
          <w:p w14:paraId="579D9F5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⭐⭐⭐⭐</w:t>
            </w:r>
          </w:p>
        </w:tc>
      </w:tr>
      <w:tr w:rsidR="00836A9E" w:rsidRPr="00836A9E" w14:paraId="78A01720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1BD8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特征 × 步长交互</w:t>
            </w:r>
          </w:p>
        </w:tc>
        <w:tc>
          <w:tcPr>
            <w:tcW w:w="0" w:type="auto"/>
            <w:vAlign w:val="center"/>
            <w:hideMark/>
          </w:tcPr>
          <w:p w14:paraId="15C1F973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弥补特征差异</w:t>
            </w:r>
          </w:p>
        </w:tc>
        <w:tc>
          <w:tcPr>
            <w:tcW w:w="0" w:type="auto"/>
            <w:vAlign w:val="center"/>
            <w:hideMark/>
          </w:tcPr>
          <w:p w14:paraId="4D8B6B4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⭐⭐⭐</w:t>
            </w:r>
          </w:p>
        </w:tc>
      </w:tr>
      <w:tr w:rsidR="00836A9E" w:rsidRPr="00836A9E" w14:paraId="2E087C47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22A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Embedding (深度模型)</w:t>
            </w:r>
          </w:p>
        </w:tc>
        <w:tc>
          <w:tcPr>
            <w:tcW w:w="0" w:type="auto"/>
            <w:vAlign w:val="center"/>
            <w:hideMark/>
          </w:tcPr>
          <w:p w14:paraId="23D16C0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学习步长特征空间</w:t>
            </w:r>
          </w:p>
        </w:tc>
        <w:tc>
          <w:tcPr>
            <w:tcW w:w="0" w:type="auto"/>
            <w:vAlign w:val="center"/>
            <w:hideMark/>
          </w:tcPr>
          <w:p w14:paraId="3429435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⭐⭐⭐⭐</w:t>
            </w:r>
          </w:p>
        </w:tc>
      </w:tr>
      <w:tr w:rsidR="00836A9E" w:rsidRPr="00836A9E" w14:paraId="6D09B541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815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步长分段训练</w:t>
            </w:r>
          </w:p>
        </w:tc>
        <w:tc>
          <w:tcPr>
            <w:tcW w:w="0" w:type="auto"/>
            <w:vAlign w:val="center"/>
            <w:hideMark/>
          </w:tcPr>
          <w:p w14:paraId="5A31CBE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折中精度与模型数量</w:t>
            </w:r>
          </w:p>
        </w:tc>
        <w:tc>
          <w:tcPr>
            <w:tcW w:w="0" w:type="auto"/>
            <w:vAlign w:val="center"/>
            <w:hideMark/>
          </w:tcPr>
          <w:p w14:paraId="43674D35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287B7800" w14:textId="77777777" w:rsidR="00836A9E" w:rsidRPr="00836A9E" w:rsidRDefault="00000000" w:rsidP="00836A9E">
      <w:pPr>
        <w:rPr>
          <w:rFonts w:hint="eastAsia"/>
        </w:rPr>
      </w:pPr>
      <w:r>
        <w:pict w14:anchorId="12A5C2BC">
          <v:rect id="_x0000_i1068" style="width:0;height:1.5pt" o:hralign="center" o:hrstd="t" o:hr="t" fillcolor="#a0a0a0" stroked="f"/>
        </w:pict>
      </w:r>
    </w:p>
    <w:p w14:paraId="23B7555E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实践建议组合</w:t>
      </w:r>
    </w:p>
    <w:p w14:paraId="4B52C7EC" w14:textId="77777777" w:rsidR="00836A9E" w:rsidRPr="00836A9E" w:rsidRDefault="00836A9E" w:rsidP="00836A9E">
      <w:pPr>
        <w:rPr>
          <w:rFonts w:hint="eastAsia"/>
        </w:rPr>
      </w:pPr>
      <w:r w:rsidRPr="00836A9E">
        <w:t xml:space="preserve">如果你用 </w:t>
      </w:r>
      <w:proofErr w:type="spellStart"/>
      <w:r w:rsidRPr="00836A9E">
        <w:rPr>
          <w:b/>
          <w:bCs/>
        </w:rPr>
        <w:t>LightGBM</w:t>
      </w:r>
      <w:proofErr w:type="spellEnd"/>
      <w:r w:rsidRPr="00836A9E">
        <w:rPr>
          <w:b/>
          <w:bCs/>
        </w:rPr>
        <w:t xml:space="preserve"> + 步长编码单模型</w:t>
      </w:r>
      <w:r w:rsidRPr="00836A9E">
        <w:t>，推荐这样做：</w:t>
      </w:r>
    </w:p>
    <w:p w14:paraId="41CC7B3B" w14:textId="77777777" w:rsidR="00836A9E" w:rsidRPr="00836A9E" w:rsidRDefault="00836A9E" w:rsidP="00836A9E">
      <w:pPr>
        <w:rPr>
          <w:rFonts w:hint="eastAsia"/>
        </w:rPr>
      </w:pPr>
      <w:r w:rsidRPr="00836A9E">
        <w:t xml:space="preserve">- X = 特征窗口（最近值/斜率/波动率等）  </w:t>
      </w:r>
    </w:p>
    <w:p w14:paraId="5CA05FBF" w14:textId="77777777" w:rsidR="00836A9E" w:rsidRPr="00836A9E" w:rsidRDefault="00836A9E" w:rsidP="00836A9E">
      <w:pPr>
        <w:rPr>
          <w:rFonts w:hint="eastAsia"/>
        </w:rPr>
      </w:pPr>
      <w:r w:rsidRPr="00836A9E">
        <w:t xml:space="preserve">- </w:t>
      </w:r>
      <w:proofErr w:type="spellStart"/>
      <w:r w:rsidRPr="00836A9E">
        <w:t>h_encoded</w:t>
      </w:r>
      <w:proofErr w:type="spellEnd"/>
      <w:r w:rsidRPr="00836A9E">
        <w:t xml:space="preserve"> = One-hot(h) 或直接设为 categorical  </w:t>
      </w:r>
    </w:p>
    <w:p w14:paraId="0F861003" w14:textId="77777777" w:rsidR="00836A9E" w:rsidRPr="00836A9E" w:rsidRDefault="00836A9E" w:rsidP="00836A9E">
      <w:pPr>
        <w:rPr>
          <w:rFonts w:hint="eastAsia"/>
        </w:rPr>
      </w:pPr>
      <w:r w:rsidRPr="00836A9E">
        <w:t xml:space="preserve">- 加入特征 × h、周期特征、时间标签  </w:t>
      </w:r>
    </w:p>
    <w:p w14:paraId="2520EC9A" w14:textId="77777777" w:rsidR="00836A9E" w:rsidRPr="00836A9E" w:rsidRDefault="00836A9E" w:rsidP="00836A9E">
      <w:pPr>
        <w:rPr>
          <w:rFonts w:hint="eastAsia"/>
        </w:rPr>
      </w:pPr>
      <w:r w:rsidRPr="00836A9E">
        <w:t xml:space="preserve">- 对每个序列训练一个单模型即可  </w:t>
      </w:r>
    </w:p>
    <w:p w14:paraId="7B219B8B" w14:textId="77777777" w:rsidR="00836A9E" w:rsidRPr="00836A9E" w:rsidRDefault="00000000" w:rsidP="00836A9E">
      <w:pPr>
        <w:rPr>
          <w:rFonts w:hint="eastAsia"/>
        </w:rPr>
      </w:pPr>
      <w:r>
        <w:pict w14:anchorId="7C2C67B5">
          <v:rect id="_x0000_i1069" style="width:0;height:1.5pt" o:hralign="center" o:hrstd="t" o:hr="t" fillcolor="#a0a0a0" stroked="f"/>
        </w:pict>
      </w:r>
    </w:p>
    <w:p w14:paraId="53592E43" w14:textId="77777777" w:rsidR="00836A9E" w:rsidRPr="00836A9E" w:rsidRDefault="00836A9E" w:rsidP="00836A9E">
      <w:pPr>
        <w:rPr>
          <w:rFonts w:hint="eastAsia"/>
        </w:rPr>
      </w:pPr>
      <w:r w:rsidRPr="00836A9E">
        <w:t>如果你需要，我可以：</w:t>
      </w:r>
    </w:p>
    <w:p w14:paraId="1F50A977" w14:textId="77777777" w:rsidR="00836A9E" w:rsidRPr="00836A9E" w:rsidRDefault="00836A9E" w:rsidP="00836A9E">
      <w:pPr>
        <w:numPr>
          <w:ilvl w:val="0"/>
          <w:numId w:val="26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✍️</w:t>
      </w:r>
      <w:r w:rsidRPr="00836A9E">
        <w:t xml:space="preserve"> 帮你写出完整的 h 编码 + 多步预测训练样例（</w:t>
      </w:r>
      <w:proofErr w:type="spellStart"/>
      <w:r w:rsidRPr="00836A9E">
        <w:t>LightGBM</w:t>
      </w:r>
      <w:proofErr w:type="spellEnd"/>
      <w:r w:rsidRPr="00836A9E">
        <w:t>）</w:t>
      </w:r>
    </w:p>
    <w:p w14:paraId="74820DFF" w14:textId="77777777" w:rsidR="00836A9E" w:rsidRPr="00836A9E" w:rsidRDefault="00836A9E" w:rsidP="00836A9E">
      <w:pPr>
        <w:numPr>
          <w:ilvl w:val="0"/>
          <w:numId w:val="26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🧪</w:t>
      </w:r>
      <w:r w:rsidRPr="00836A9E">
        <w:t xml:space="preserve"> 或者写一个多模型 vs 单模型的精度对比实验框架</w:t>
      </w:r>
    </w:p>
    <w:p w14:paraId="3C5FF2B0" w14:textId="77777777" w:rsidR="00836A9E" w:rsidRPr="00836A9E" w:rsidRDefault="00836A9E" w:rsidP="00836A9E">
      <w:pPr>
        <w:numPr>
          <w:ilvl w:val="0"/>
          <w:numId w:val="26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💡</w:t>
      </w:r>
      <w:r w:rsidRPr="00836A9E">
        <w:t xml:space="preserve"> 或直接将这些策略封装为模块，让你轻松部署到 7000 序列中</w:t>
      </w:r>
    </w:p>
    <w:p w14:paraId="47EE17F0" w14:textId="77777777" w:rsidR="00836A9E" w:rsidRPr="00836A9E" w:rsidRDefault="00836A9E" w:rsidP="00836A9E">
      <w:pPr>
        <w:rPr>
          <w:rFonts w:hint="eastAsia"/>
        </w:rPr>
      </w:pPr>
      <w:r w:rsidRPr="00836A9E">
        <w:lastRenderedPageBreak/>
        <w:t>你希望我先帮你从哪一部分开始？</w:t>
      </w:r>
    </w:p>
    <w:p w14:paraId="64B7FD9E" w14:textId="77777777" w:rsidR="00836A9E" w:rsidRDefault="00836A9E">
      <w:pPr>
        <w:rPr>
          <w:rFonts w:hint="eastAsia"/>
        </w:rPr>
      </w:pPr>
    </w:p>
    <w:p w14:paraId="521C9ED6" w14:textId="77777777" w:rsidR="00836A9E" w:rsidRDefault="00836A9E">
      <w:pPr>
        <w:rPr>
          <w:rFonts w:hint="eastAsia"/>
        </w:rPr>
      </w:pPr>
    </w:p>
    <w:p w14:paraId="31EFCD79" w14:textId="77777777" w:rsidR="00836A9E" w:rsidRPr="00836A9E" w:rsidRDefault="00836A9E" w:rsidP="00836A9E">
      <w:pPr>
        <w:rPr>
          <w:rFonts w:hint="eastAsia"/>
        </w:rPr>
      </w:pPr>
      <w:r w:rsidRPr="00836A9E">
        <w:t>你的问题非常重要——</w:t>
      </w:r>
      <w:r w:rsidRPr="00836A9E">
        <w:rPr>
          <w:b/>
          <w:bCs/>
        </w:rPr>
        <w:t xml:space="preserve">特征维度太高，会不会影响 </w:t>
      </w:r>
      <w:proofErr w:type="spellStart"/>
      <w:r w:rsidRPr="00836A9E">
        <w:rPr>
          <w:b/>
          <w:bCs/>
        </w:rPr>
        <w:t>LightGBM</w:t>
      </w:r>
      <w:proofErr w:type="spellEnd"/>
      <w:r w:rsidRPr="00836A9E">
        <w:rPr>
          <w:b/>
          <w:bCs/>
        </w:rPr>
        <w:t xml:space="preserve"> 的训练效率和预测效果？</w:t>
      </w:r>
    </w:p>
    <w:p w14:paraId="57AA5C12" w14:textId="77777777" w:rsidR="00836A9E" w:rsidRPr="00836A9E" w:rsidRDefault="00836A9E" w:rsidP="00836A9E">
      <w:pPr>
        <w:rPr>
          <w:rFonts w:hint="eastAsia"/>
        </w:rPr>
      </w:pPr>
      <w:r w:rsidRPr="00836A9E">
        <w:t>简短结论：</w:t>
      </w:r>
    </w:p>
    <w:p w14:paraId="3D9AF276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</w:t>
      </w:r>
      <w:proofErr w:type="spellStart"/>
      <w:r w:rsidRPr="00836A9E">
        <w:rPr>
          <w:b/>
          <w:bCs/>
        </w:rPr>
        <w:t>LightGBM</w:t>
      </w:r>
      <w:proofErr w:type="spellEnd"/>
      <w:r w:rsidRPr="00836A9E">
        <w:rPr>
          <w:b/>
          <w:bCs/>
        </w:rPr>
        <w:t xml:space="preserve"> 本身可以很好地应对上百维的特征</w:t>
      </w:r>
      <w:r w:rsidRPr="00836A9E">
        <w:t>，尤其在你的特征是统计量或结构明确的数值时。</w:t>
      </w:r>
      <w:r w:rsidRPr="00836A9E">
        <w:br/>
      </w:r>
      <w:r w:rsidRPr="00836A9E">
        <w:rPr>
          <w:rFonts w:ascii="Segoe UI Emoji" w:hAnsi="Segoe UI Emoji" w:cs="Segoe UI Emoji"/>
        </w:rPr>
        <w:t>❗</w:t>
      </w:r>
      <w:r w:rsidRPr="00836A9E">
        <w:t xml:space="preserve"> 但也确实存在 </w:t>
      </w:r>
      <w:r w:rsidRPr="00836A9E">
        <w:rPr>
          <w:b/>
          <w:bCs/>
        </w:rPr>
        <w:t>训练耗时增加</w:t>
      </w:r>
      <w:r w:rsidRPr="00836A9E">
        <w:t xml:space="preserve"> 和 </w:t>
      </w:r>
      <w:r w:rsidRPr="00836A9E">
        <w:rPr>
          <w:b/>
          <w:bCs/>
        </w:rPr>
        <w:t>模型泛化能力下降（过拟合）</w:t>
      </w:r>
      <w:r w:rsidRPr="00836A9E">
        <w:t xml:space="preserve"> 的风险，特别是在样本量不够大时。</w:t>
      </w:r>
    </w:p>
    <w:p w14:paraId="7C545D20" w14:textId="77777777" w:rsidR="00836A9E" w:rsidRPr="00836A9E" w:rsidRDefault="00000000" w:rsidP="00836A9E">
      <w:pPr>
        <w:rPr>
          <w:rFonts w:hint="eastAsia"/>
        </w:rPr>
      </w:pPr>
      <w:r>
        <w:pict w14:anchorId="7CD29178">
          <v:rect id="_x0000_i1070" style="width:0;height:1.5pt" o:hralign="center" o:hrstd="t" o:hr="t" fillcolor="#a0a0a0" stroked="f"/>
        </w:pict>
      </w:r>
    </w:p>
    <w:p w14:paraId="4B8580AC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</w:t>
      </w:r>
      <w:proofErr w:type="spellStart"/>
      <w:r w:rsidRPr="00836A9E">
        <w:rPr>
          <w:b/>
          <w:bCs/>
        </w:rPr>
        <w:t>LightGBM</w:t>
      </w:r>
      <w:proofErr w:type="spellEnd"/>
      <w:r w:rsidRPr="00836A9E">
        <w:rPr>
          <w:b/>
          <w:bCs/>
        </w:rPr>
        <w:t xml:space="preserve"> 对高维特征的支持能力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452"/>
      </w:tblGrid>
      <w:tr w:rsidR="00836A9E" w:rsidRPr="00836A9E" w14:paraId="2C2750FB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61DA0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ECB667C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状态</w:t>
            </w:r>
          </w:p>
        </w:tc>
      </w:tr>
      <w:tr w:rsidR="00836A9E" w:rsidRPr="00836A9E" w14:paraId="12ED6D4A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6DEB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特征维度 100+</w:t>
            </w:r>
          </w:p>
        </w:tc>
        <w:tc>
          <w:tcPr>
            <w:tcW w:w="0" w:type="auto"/>
            <w:vAlign w:val="center"/>
            <w:hideMark/>
          </w:tcPr>
          <w:p w14:paraId="5737CE2D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没问题，</w:t>
            </w:r>
            <w:proofErr w:type="spellStart"/>
            <w:r w:rsidRPr="00836A9E">
              <w:t>LightGBM</w:t>
            </w:r>
            <w:proofErr w:type="spellEnd"/>
            <w:r w:rsidRPr="00836A9E">
              <w:t xml:space="preserve"> 本身设计就是用于结构化高维数据</w:t>
            </w:r>
          </w:p>
        </w:tc>
      </w:tr>
      <w:tr w:rsidR="00836A9E" w:rsidRPr="00836A9E" w14:paraId="1CE2201B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7AA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特征选择</w:t>
            </w:r>
          </w:p>
        </w:tc>
        <w:tc>
          <w:tcPr>
            <w:tcW w:w="0" w:type="auto"/>
            <w:vAlign w:val="center"/>
            <w:hideMark/>
          </w:tcPr>
          <w:p w14:paraId="771C89D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内部自动完成（基于 split gain）</w:t>
            </w:r>
          </w:p>
        </w:tc>
      </w:tr>
      <w:tr w:rsidR="00836A9E" w:rsidRPr="00836A9E" w14:paraId="2880C915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7B76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推理速度</w:t>
            </w:r>
          </w:p>
        </w:tc>
        <w:tc>
          <w:tcPr>
            <w:tcW w:w="0" w:type="auto"/>
            <w:vAlign w:val="center"/>
            <w:hideMark/>
          </w:tcPr>
          <w:p w14:paraId="6FEB149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很快（只依赖路径）</w:t>
            </w:r>
          </w:p>
        </w:tc>
      </w:tr>
      <w:tr w:rsidR="00836A9E" w:rsidRPr="00836A9E" w14:paraId="3582764D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EC5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训练内存 &amp; 时间</w:t>
            </w:r>
          </w:p>
        </w:tc>
        <w:tc>
          <w:tcPr>
            <w:tcW w:w="0" w:type="auto"/>
            <w:vAlign w:val="center"/>
            <w:hideMark/>
          </w:tcPr>
          <w:p w14:paraId="24ADAAE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会线性增长，尤其是数据量大时需注意</w:t>
            </w:r>
          </w:p>
        </w:tc>
      </w:tr>
      <w:tr w:rsidR="00836A9E" w:rsidRPr="00836A9E" w14:paraId="3A9B103A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30A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多余特征影响</w:t>
            </w:r>
          </w:p>
        </w:tc>
        <w:tc>
          <w:tcPr>
            <w:tcW w:w="0" w:type="auto"/>
            <w:vAlign w:val="center"/>
            <w:hideMark/>
          </w:tcPr>
          <w:p w14:paraId="6DB457D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可能引入噪声，轻微降低精度或造成不稳定</w:t>
            </w:r>
          </w:p>
        </w:tc>
      </w:tr>
    </w:tbl>
    <w:p w14:paraId="69CA463A" w14:textId="77777777" w:rsidR="00836A9E" w:rsidRPr="00836A9E" w:rsidRDefault="00000000" w:rsidP="00836A9E">
      <w:pPr>
        <w:rPr>
          <w:rFonts w:hint="eastAsia"/>
        </w:rPr>
      </w:pPr>
      <w:r>
        <w:pict w14:anchorId="35239BAF">
          <v:rect id="_x0000_i1071" style="width:0;height:1.5pt" o:hralign="center" o:hrstd="t" o:hr="t" fillcolor="#a0a0a0" stroked="f"/>
        </w:pict>
      </w:r>
    </w:p>
    <w:p w14:paraId="0FF51203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🔍</w:t>
      </w:r>
      <w:r w:rsidRPr="00836A9E">
        <w:rPr>
          <w:b/>
          <w:bCs/>
        </w:rPr>
        <w:t xml:space="preserve"> 关键在于两个问题：</w:t>
      </w:r>
    </w:p>
    <w:p w14:paraId="47C0C8FE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1. 你的样本数量是否足够支撑高维特征？</w:t>
      </w:r>
    </w:p>
    <w:p w14:paraId="49EB9230" w14:textId="77777777" w:rsidR="00836A9E" w:rsidRPr="00836A9E" w:rsidRDefault="00836A9E" w:rsidP="00836A9E">
      <w:pPr>
        <w:rPr>
          <w:rFonts w:hint="eastAsia"/>
        </w:rPr>
      </w:pPr>
      <w:r w:rsidRPr="00836A9E">
        <w:t>简单经验法则：</w:t>
      </w:r>
    </w:p>
    <w:p w14:paraId="6D541413" w14:textId="77777777" w:rsidR="00836A9E" w:rsidRPr="00836A9E" w:rsidRDefault="00836A9E" w:rsidP="00836A9E">
      <w:pPr>
        <w:rPr>
          <w:rFonts w:hint="eastAsia"/>
        </w:rPr>
      </w:pPr>
      <w:r w:rsidRPr="00836A9E">
        <w:rPr>
          <w:b/>
          <w:bCs/>
        </w:rPr>
        <w:t>样本数 ≥ 特征数 × 10～30</w:t>
      </w:r>
      <w:r w:rsidRPr="00836A9E">
        <w:t xml:space="preserve"> 是比较理想的</w:t>
      </w:r>
    </w:p>
    <w:p w14:paraId="4D931889" w14:textId="77777777" w:rsidR="00836A9E" w:rsidRPr="00836A9E" w:rsidRDefault="00836A9E" w:rsidP="00836A9E">
      <w:pPr>
        <w:rPr>
          <w:rFonts w:hint="eastAsia"/>
        </w:rPr>
      </w:pPr>
      <w:r w:rsidRPr="00836A9E">
        <w:t>例如：</w:t>
      </w:r>
    </w:p>
    <w:p w14:paraId="1F210E86" w14:textId="77777777" w:rsidR="00836A9E" w:rsidRPr="00836A9E" w:rsidRDefault="00836A9E" w:rsidP="00836A9E">
      <w:pPr>
        <w:numPr>
          <w:ilvl w:val="0"/>
          <w:numId w:val="27"/>
        </w:numPr>
        <w:rPr>
          <w:rFonts w:hint="eastAsia"/>
        </w:rPr>
      </w:pPr>
      <w:r w:rsidRPr="00836A9E">
        <w:t>每个序列有 1 年历史，每 5 分钟一个点 → 365×288 ≈ 105k 点</w:t>
      </w:r>
    </w:p>
    <w:p w14:paraId="5236DA7C" w14:textId="77777777" w:rsidR="00836A9E" w:rsidRPr="00836A9E" w:rsidRDefault="00836A9E" w:rsidP="00836A9E">
      <w:pPr>
        <w:numPr>
          <w:ilvl w:val="0"/>
          <w:numId w:val="27"/>
        </w:numPr>
        <w:rPr>
          <w:rFonts w:hint="eastAsia"/>
        </w:rPr>
      </w:pPr>
      <w:r w:rsidRPr="00836A9E">
        <w:t>你做每 3 小时滑窗 → 可构造约 (105k ÷ 36 ≈ 3000+) 个训练样本</w:t>
      </w:r>
    </w:p>
    <w:p w14:paraId="1D689C8B" w14:textId="77777777" w:rsidR="00836A9E" w:rsidRPr="00836A9E" w:rsidRDefault="00836A9E" w:rsidP="00836A9E">
      <w:pPr>
        <w:numPr>
          <w:ilvl w:val="0"/>
          <w:numId w:val="27"/>
        </w:numPr>
        <w:rPr>
          <w:rFonts w:hint="eastAsia"/>
        </w:rPr>
      </w:pPr>
      <w:r w:rsidRPr="00836A9E">
        <w:t xml:space="preserve">特征数 100，样本数 3000+，完全没问题 </w:t>
      </w:r>
      <w:r w:rsidRPr="00836A9E">
        <w:rPr>
          <w:rFonts w:ascii="Segoe UI Emoji" w:hAnsi="Segoe UI Emoji" w:cs="Segoe UI Emoji"/>
        </w:rPr>
        <w:t>✅</w:t>
      </w:r>
    </w:p>
    <w:p w14:paraId="514A3DA3" w14:textId="77777777" w:rsidR="00836A9E" w:rsidRPr="00836A9E" w:rsidRDefault="00836A9E" w:rsidP="00836A9E">
      <w:pPr>
        <w:rPr>
          <w:rFonts w:hint="eastAsia"/>
        </w:rPr>
      </w:pPr>
      <w:r w:rsidRPr="00836A9E">
        <w:t xml:space="preserve">但如果样本只有 200～300，特征 100 就太多了 → </w:t>
      </w:r>
      <w:r w:rsidRPr="00836A9E">
        <w:rPr>
          <w:b/>
          <w:bCs/>
        </w:rPr>
        <w:t>容易过拟合</w:t>
      </w:r>
      <w:r w:rsidRPr="00836A9E">
        <w:t>。</w:t>
      </w:r>
    </w:p>
    <w:p w14:paraId="282B7873" w14:textId="77777777" w:rsidR="00836A9E" w:rsidRPr="00836A9E" w:rsidRDefault="00000000" w:rsidP="00836A9E">
      <w:pPr>
        <w:rPr>
          <w:rFonts w:hint="eastAsia"/>
        </w:rPr>
      </w:pPr>
      <w:r>
        <w:pict w14:anchorId="3218626A">
          <v:rect id="_x0000_i1072" style="width:0;height:1.5pt" o:hralign="center" o:hrstd="t" o:hr="t" fillcolor="#a0a0a0" stroked="f"/>
        </w:pict>
      </w:r>
    </w:p>
    <w:p w14:paraId="26B88C46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>2. 这些特征是否冗余？是否有重要性排序？</w:t>
      </w:r>
    </w:p>
    <w:p w14:paraId="10EA31A0" w14:textId="77777777" w:rsidR="00836A9E" w:rsidRPr="00836A9E" w:rsidRDefault="00836A9E" w:rsidP="00836A9E">
      <w:pPr>
        <w:rPr>
          <w:rFonts w:hint="eastAsia"/>
        </w:rPr>
      </w:pPr>
      <w:proofErr w:type="spellStart"/>
      <w:r w:rsidRPr="00836A9E">
        <w:t>LightGBM</w:t>
      </w:r>
      <w:proofErr w:type="spellEnd"/>
      <w:r w:rsidRPr="00836A9E">
        <w:t xml:space="preserve"> 虽然能自动做特征选择，但你仍然可以做以下优化：</w:t>
      </w:r>
    </w:p>
    <w:p w14:paraId="037E7296" w14:textId="77777777" w:rsidR="00836A9E" w:rsidRPr="00836A9E" w:rsidRDefault="00000000" w:rsidP="00836A9E">
      <w:pPr>
        <w:rPr>
          <w:rFonts w:hint="eastAsia"/>
        </w:rPr>
      </w:pPr>
      <w:r>
        <w:pict w14:anchorId="6C844E2D">
          <v:rect id="_x0000_i1073" style="width:0;height:1.5pt" o:hralign="center" o:hrstd="t" o:hr="t" fillcolor="#a0a0a0" stroked="f"/>
        </w:pict>
      </w:r>
    </w:p>
    <w:p w14:paraId="24FEA575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实战建议：如何应对高维特征？</w:t>
      </w:r>
    </w:p>
    <w:p w14:paraId="581E3F7C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方法一：特征重要性分析（推荐）</w:t>
      </w:r>
    </w:p>
    <w:p w14:paraId="1B766AEA" w14:textId="77777777" w:rsidR="00836A9E" w:rsidRPr="00836A9E" w:rsidRDefault="00836A9E" w:rsidP="00836A9E">
      <w:pPr>
        <w:rPr>
          <w:rFonts w:hint="eastAsia"/>
        </w:rPr>
      </w:pPr>
      <w:r w:rsidRPr="00836A9E">
        <w:t xml:space="preserve">model = </w:t>
      </w:r>
      <w:proofErr w:type="spellStart"/>
      <w:r w:rsidRPr="00836A9E">
        <w:t>lgb.train</w:t>
      </w:r>
      <w:proofErr w:type="spellEnd"/>
      <w:r w:rsidRPr="00836A9E">
        <w:t>(params, ...)</w:t>
      </w:r>
    </w:p>
    <w:p w14:paraId="28F057F2" w14:textId="77777777" w:rsidR="00836A9E" w:rsidRPr="00836A9E" w:rsidRDefault="00836A9E" w:rsidP="00836A9E">
      <w:pPr>
        <w:rPr>
          <w:rFonts w:hint="eastAsia"/>
        </w:rPr>
      </w:pPr>
      <w:r w:rsidRPr="00836A9E">
        <w:t xml:space="preserve">importance = </w:t>
      </w:r>
      <w:proofErr w:type="spellStart"/>
      <w:r w:rsidRPr="00836A9E">
        <w:t>model.feature_importance</w:t>
      </w:r>
      <w:proofErr w:type="spellEnd"/>
      <w:r w:rsidRPr="00836A9E">
        <w:t>(</w:t>
      </w:r>
      <w:proofErr w:type="spellStart"/>
      <w:r w:rsidRPr="00836A9E">
        <w:t>importance_type</w:t>
      </w:r>
      <w:proofErr w:type="spellEnd"/>
      <w:r w:rsidRPr="00836A9E">
        <w:t>='gain')</w:t>
      </w:r>
    </w:p>
    <w:p w14:paraId="276A9696" w14:textId="77777777" w:rsidR="00836A9E" w:rsidRPr="00836A9E" w:rsidRDefault="00836A9E" w:rsidP="00836A9E">
      <w:pPr>
        <w:numPr>
          <w:ilvl w:val="0"/>
          <w:numId w:val="28"/>
        </w:numPr>
        <w:rPr>
          <w:rFonts w:hint="eastAsia"/>
        </w:rPr>
      </w:pPr>
      <w:r w:rsidRPr="00836A9E">
        <w:t>统计每个特征的重要性（</w:t>
      </w:r>
      <w:proofErr w:type="spellStart"/>
      <w:r w:rsidRPr="00836A9E">
        <w:t>split_gain</w:t>
      </w:r>
      <w:proofErr w:type="spellEnd"/>
      <w:r w:rsidRPr="00836A9E">
        <w:t xml:space="preserve"> / </w:t>
      </w:r>
      <w:proofErr w:type="spellStart"/>
      <w:r w:rsidRPr="00836A9E">
        <w:t>split_count</w:t>
      </w:r>
      <w:proofErr w:type="spellEnd"/>
      <w:r w:rsidRPr="00836A9E">
        <w:t>）</w:t>
      </w:r>
    </w:p>
    <w:p w14:paraId="3F1FD0C2" w14:textId="77777777" w:rsidR="00836A9E" w:rsidRPr="00836A9E" w:rsidRDefault="00836A9E" w:rsidP="00836A9E">
      <w:pPr>
        <w:numPr>
          <w:ilvl w:val="0"/>
          <w:numId w:val="28"/>
        </w:numPr>
        <w:rPr>
          <w:rFonts w:hint="eastAsia"/>
        </w:rPr>
      </w:pPr>
      <w:r w:rsidRPr="00836A9E">
        <w:t>排序后保留 Top K 特征（如 Top 50）</w:t>
      </w:r>
    </w:p>
    <w:p w14:paraId="42987B44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📌</w:t>
      </w:r>
      <w:r w:rsidRPr="00836A9E">
        <w:t xml:space="preserve"> 在初期模型训练后做一次特征裁剪，</w:t>
      </w:r>
      <w:r w:rsidRPr="00836A9E">
        <w:rPr>
          <w:b/>
          <w:bCs/>
        </w:rPr>
        <w:t>不会影响性能，反而提升泛化能力</w:t>
      </w:r>
    </w:p>
    <w:p w14:paraId="6EBDC2E8" w14:textId="77777777" w:rsidR="00836A9E" w:rsidRPr="00836A9E" w:rsidRDefault="00000000" w:rsidP="00836A9E">
      <w:pPr>
        <w:rPr>
          <w:rFonts w:hint="eastAsia"/>
        </w:rPr>
      </w:pPr>
      <w:r>
        <w:pict w14:anchorId="2AB8141A">
          <v:rect id="_x0000_i1074" style="width:0;height:1.5pt" o:hralign="center" o:hrstd="t" o:hr="t" fillcolor="#a0a0a0" stroked="f"/>
        </w:pict>
      </w:r>
    </w:p>
    <w:p w14:paraId="00EB2B02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方法二：使用 PCA / 聚合降维（轻量推荐）</w:t>
      </w:r>
    </w:p>
    <w:p w14:paraId="58DD8E6B" w14:textId="77777777" w:rsidR="00836A9E" w:rsidRPr="00836A9E" w:rsidRDefault="00836A9E" w:rsidP="00836A9E">
      <w:pPr>
        <w:rPr>
          <w:rFonts w:hint="eastAsia"/>
        </w:rPr>
      </w:pPr>
      <w:r w:rsidRPr="00836A9E">
        <w:t>如果你有大量统计特征可以考虑：</w:t>
      </w:r>
    </w:p>
    <w:p w14:paraId="46AD7C88" w14:textId="77777777" w:rsidR="00836A9E" w:rsidRPr="00836A9E" w:rsidRDefault="00836A9E" w:rsidP="00836A9E">
      <w:pPr>
        <w:numPr>
          <w:ilvl w:val="0"/>
          <w:numId w:val="29"/>
        </w:numPr>
        <w:rPr>
          <w:rFonts w:hint="eastAsia"/>
        </w:rPr>
      </w:pPr>
      <w:r w:rsidRPr="00836A9E">
        <w:t>将一类特征（如斜率/波动率类）做 PCA 压缩成 2~3 维</w:t>
      </w:r>
    </w:p>
    <w:p w14:paraId="088F54A9" w14:textId="77777777" w:rsidR="00836A9E" w:rsidRPr="00836A9E" w:rsidRDefault="00836A9E" w:rsidP="00836A9E">
      <w:pPr>
        <w:numPr>
          <w:ilvl w:val="0"/>
          <w:numId w:val="29"/>
        </w:numPr>
        <w:rPr>
          <w:rFonts w:hint="eastAsia"/>
        </w:rPr>
      </w:pPr>
      <w:r w:rsidRPr="00836A9E">
        <w:t>或者只保留一个代表性的特征（如：最大斜率、均值波动率）</w:t>
      </w:r>
    </w:p>
    <w:p w14:paraId="7DAF9668" w14:textId="77777777" w:rsidR="00836A9E" w:rsidRPr="00836A9E" w:rsidRDefault="00000000" w:rsidP="00836A9E">
      <w:pPr>
        <w:rPr>
          <w:rFonts w:hint="eastAsia"/>
        </w:rPr>
      </w:pPr>
      <w:r>
        <w:lastRenderedPageBreak/>
        <w:pict w14:anchorId="72E7F7BE">
          <v:rect id="_x0000_i1075" style="width:0;height:1.5pt" o:hralign="center" o:hrstd="t" o:hr="t" fillcolor="#a0a0a0" stroked="f"/>
        </w:pict>
      </w:r>
    </w:p>
    <w:p w14:paraId="542A0AC4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方法三：特征分组构建，逐步加入</w:t>
      </w:r>
    </w:p>
    <w:p w14:paraId="6BEBEC20" w14:textId="77777777" w:rsidR="00836A9E" w:rsidRPr="00836A9E" w:rsidRDefault="00836A9E" w:rsidP="00836A9E">
      <w:pPr>
        <w:rPr>
          <w:rFonts w:hint="eastAsia"/>
        </w:rPr>
      </w:pPr>
      <w:r w:rsidRPr="00836A9E">
        <w:t>按组构造特征，然后训练时逐步加入，观察精度变化，常见分组：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153"/>
      </w:tblGrid>
      <w:tr w:rsidR="00836A9E" w:rsidRPr="00836A9E" w14:paraId="32F748CA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692E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分组</w:t>
            </w:r>
          </w:p>
        </w:tc>
        <w:tc>
          <w:tcPr>
            <w:tcW w:w="0" w:type="auto"/>
            <w:vAlign w:val="center"/>
            <w:hideMark/>
          </w:tcPr>
          <w:p w14:paraId="0DA5F6BC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示例</w:t>
            </w:r>
          </w:p>
        </w:tc>
      </w:tr>
      <w:tr w:rsidR="00836A9E" w:rsidRPr="00836A9E" w14:paraId="14482E47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339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基础统计</w:t>
            </w:r>
          </w:p>
        </w:tc>
        <w:tc>
          <w:tcPr>
            <w:tcW w:w="0" w:type="auto"/>
            <w:vAlign w:val="center"/>
            <w:hideMark/>
          </w:tcPr>
          <w:p w14:paraId="29B80944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均值、方差、极值、变化率</w:t>
            </w:r>
          </w:p>
        </w:tc>
      </w:tr>
      <w:tr w:rsidR="00836A9E" w:rsidRPr="00836A9E" w14:paraId="14F1474A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129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周期性结构</w:t>
            </w:r>
          </w:p>
        </w:tc>
        <w:tc>
          <w:tcPr>
            <w:tcW w:w="0" w:type="auto"/>
            <w:vAlign w:val="center"/>
            <w:hideMark/>
          </w:tcPr>
          <w:p w14:paraId="72E9F88E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周期位相、FFT 分量、seasonality</w:t>
            </w:r>
          </w:p>
        </w:tc>
      </w:tr>
      <w:tr w:rsidR="00836A9E" w:rsidRPr="00836A9E" w14:paraId="06BD783F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A45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波动类</w:t>
            </w:r>
          </w:p>
        </w:tc>
        <w:tc>
          <w:tcPr>
            <w:tcW w:w="0" w:type="auto"/>
            <w:vAlign w:val="center"/>
            <w:hideMark/>
          </w:tcPr>
          <w:p w14:paraId="08D5A23B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移动标准差、回撤、变异系数</w:t>
            </w:r>
          </w:p>
        </w:tc>
      </w:tr>
      <w:tr w:rsidR="00836A9E" w:rsidRPr="00836A9E" w14:paraId="59AA1077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AEF4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趋势类</w:t>
            </w:r>
          </w:p>
        </w:tc>
        <w:tc>
          <w:tcPr>
            <w:tcW w:w="0" w:type="auto"/>
            <w:vAlign w:val="center"/>
            <w:hideMark/>
          </w:tcPr>
          <w:p w14:paraId="6DD6849B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斜率、残差</w:t>
            </w:r>
          </w:p>
        </w:tc>
      </w:tr>
      <w:tr w:rsidR="00836A9E" w:rsidRPr="00836A9E" w14:paraId="36D2AEC8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7D45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时间标签</w:t>
            </w:r>
          </w:p>
        </w:tc>
        <w:tc>
          <w:tcPr>
            <w:tcW w:w="0" w:type="auto"/>
            <w:vAlign w:val="center"/>
            <w:hideMark/>
          </w:tcPr>
          <w:p w14:paraId="6740AA5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小时、星期、节假日等 one-hot</w:t>
            </w:r>
          </w:p>
        </w:tc>
      </w:tr>
      <w:tr w:rsidR="00836A9E" w:rsidRPr="00836A9E" w14:paraId="0D2F2B53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01D4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步长</w:t>
            </w:r>
          </w:p>
        </w:tc>
        <w:tc>
          <w:tcPr>
            <w:tcW w:w="0" w:type="auto"/>
            <w:vAlign w:val="center"/>
            <w:hideMark/>
          </w:tcPr>
          <w:p w14:paraId="3BBAED5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h 特征（数值或 one-hot）</w:t>
            </w:r>
          </w:p>
        </w:tc>
      </w:tr>
    </w:tbl>
    <w:p w14:paraId="659DBC08" w14:textId="77777777" w:rsidR="00836A9E" w:rsidRPr="00836A9E" w:rsidRDefault="00836A9E" w:rsidP="00836A9E">
      <w:pPr>
        <w:rPr>
          <w:rFonts w:hint="eastAsia"/>
        </w:rPr>
      </w:pPr>
      <w:r w:rsidRPr="00836A9E">
        <w:t>→ 用这类结构有助于你更好地控制维度，避免无意义堆积</w:t>
      </w:r>
    </w:p>
    <w:p w14:paraId="6F43778A" w14:textId="77777777" w:rsidR="00836A9E" w:rsidRPr="00836A9E" w:rsidRDefault="00000000" w:rsidP="00836A9E">
      <w:pPr>
        <w:rPr>
          <w:rFonts w:hint="eastAsia"/>
        </w:rPr>
      </w:pPr>
      <w:r>
        <w:pict w14:anchorId="48182D1B">
          <v:rect id="_x0000_i1076" style="width:0;height:1.5pt" o:hralign="center" o:hrstd="t" o:hr="t" fillcolor="#a0a0a0" stroked="f"/>
        </w:pict>
      </w:r>
    </w:p>
    <w:p w14:paraId="0A4DD3E9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总结建议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4141"/>
      </w:tblGrid>
      <w:tr w:rsidR="00836A9E" w:rsidRPr="00836A9E" w14:paraId="00E4CA2F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3EF9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04C7D28B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建议</w:t>
            </w:r>
          </w:p>
        </w:tc>
      </w:tr>
      <w:tr w:rsidR="00836A9E" w:rsidRPr="00836A9E" w14:paraId="03EA53D8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1C94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特征数量 100+</w:t>
            </w:r>
          </w:p>
        </w:tc>
        <w:tc>
          <w:tcPr>
            <w:tcW w:w="0" w:type="auto"/>
            <w:vAlign w:val="center"/>
            <w:hideMark/>
          </w:tcPr>
          <w:p w14:paraId="31AE39C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</w:t>
            </w:r>
            <w:proofErr w:type="spellStart"/>
            <w:r w:rsidRPr="00836A9E">
              <w:t>LightGBM</w:t>
            </w:r>
            <w:proofErr w:type="spellEnd"/>
            <w:r w:rsidRPr="00836A9E">
              <w:t xml:space="preserve"> 能处理，别担心</w:t>
            </w:r>
          </w:p>
        </w:tc>
      </w:tr>
      <w:tr w:rsidR="00836A9E" w:rsidRPr="00836A9E" w14:paraId="2750B886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37D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特征冗余</w:t>
            </w:r>
          </w:p>
        </w:tc>
        <w:tc>
          <w:tcPr>
            <w:tcW w:w="0" w:type="auto"/>
            <w:vAlign w:val="center"/>
            <w:hideMark/>
          </w:tcPr>
          <w:p w14:paraId="2A2D4F8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可能影响模型稳定性，建议用重要性裁剪</w:t>
            </w:r>
          </w:p>
        </w:tc>
      </w:tr>
      <w:tr w:rsidR="00836A9E" w:rsidRPr="00836A9E" w14:paraId="6A137972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B54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样本数量不足</w:t>
            </w:r>
          </w:p>
        </w:tc>
        <w:tc>
          <w:tcPr>
            <w:tcW w:w="0" w:type="auto"/>
            <w:vAlign w:val="center"/>
            <w:hideMark/>
          </w:tcPr>
          <w:p w14:paraId="150E8BB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建议合并相似序列、做增强或降维</w:t>
            </w:r>
          </w:p>
        </w:tc>
      </w:tr>
      <w:tr w:rsidR="00836A9E" w:rsidRPr="00836A9E" w14:paraId="05EA4DA8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F59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多序列</w:t>
            </w:r>
          </w:p>
        </w:tc>
        <w:tc>
          <w:tcPr>
            <w:tcW w:w="0" w:type="auto"/>
            <w:vAlign w:val="center"/>
            <w:hideMark/>
          </w:tcPr>
          <w:p w14:paraId="59A7656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可以共享特征结构，模型复用</w:t>
            </w:r>
          </w:p>
        </w:tc>
      </w:tr>
    </w:tbl>
    <w:p w14:paraId="08B1D7B6" w14:textId="77777777" w:rsidR="00836A9E" w:rsidRPr="00836A9E" w:rsidRDefault="00000000" w:rsidP="00836A9E">
      <w:pPr>
        <w:rPr>
          <w:rFonts w:hint="eastAsia"/>
        </w:rPr>
      </w:pPr>
      <w:r>
        <w:pict w14:anchorId="62875307">
          <v:rect id="_x0000_i1077" style="width:0;height:1.5pt" o:hralign="center" o:hrstd="t" o:hr="t" fillcolor="#a0a0a0" stroked="f"/>
        </w:pict>
      </w:r>
    </w:p>
    <w:p w14:paraId="29AD2501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🚀</w:t>
      </w:r>
      <w:r w:rsidRPr="00836A9E">
        <w:rPr>
          <w:b/>
          <w:bCs/>
        </w:rPr>
        <w:t xml:space="preserve"> 进一步建议</w:t>
      </w:r>
    </w:p>
    <w:p w14:paraId="72716091" w14:textId="77777777" w:rsidR="00836A9E" w:rsidRPr="00836A9E" w:rsidRDefault="00836A9E" w:rsidP="00836A9E">
      <w:pPr>
        <w:rPr>
          <w:rFonts w:hint="eastAsia"/>
        </w:rPr>
      </w:pPr>
      <w:r w:rsidRPr="00836A9E">
        <w:t>你可以：</w:t>
      </w:r>
    </w:p>
    <w:p w14:paraId="02928647" w14:textId="77777777" w:rsidR="00836A9E" w:rsidRPr="00836A9E" w:rsidRDefault="00836A9E" w:rsidP="00836A9E">
      <w:pPr>
        <w:numPr>
          <w:ilvl w:val="0"/>
          <w:numId w:val="30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先保留所有特征，训练初版模型</w:t>
      </w:r>
    </w:p>
    <w:p w14:paraId="4A35FEF9" w14:textId="77777777" w:rsidR="00836A9E" w:rsidRPr="00836A9E" w:rsidRDefault="00836A9E" w:rsidP="00836A9E">
      <w:pPr>
        <w:numPr>
          <w:ilvl w:val="0"/>
          <w:numId w:val="30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用 </w:t>
      </w:r>
      <w:proofErr w:type="spellStart"/>
      <w:r w:rsidRPr="00836A9E">
        <w:t>feature_importance</w:t>
      </w:r>
      <w:proofErr w:type="spellEnd"/>
      <w:r w:rsidRPr="00836A9E">
        <w:t xml:space="preserve"> 排序，挑出前 30～50 特征做子模型测试</w:t>
      </w:r>
    </w:p>
    <w:p w14:paraId="1483849B" w14:textId="77777777" w:rsidR="00836A9E" w:rsidRPr="00836A9E" w:rsidRDefault="00836A9E" w:rsidP="00836A9E">
      <w:pPr>
        <w:numPr>
          <w:ilvl w:val="0"/>
          <w:numId w:val="30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对每类特征做分组/可视化，评估信息冗余</w:t>
      </w:r>
    </w:p>
    <w:p w14:paraId="1482F93D" w14:textId="77777777" w:rsidR="00836A9E" w:rsidRPr="00836A9E" w:rsidRDefault="00836A9E" w:rsidP="00836A9E">
      <w:pPr>
        <w:numPr>
          <w:ilvl w:val="0"/>
          <w:numId w:val="30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用 </w:t>
      </w:r>
      <w:proofErr w:type="spellStart"/>
      <w:r w:rsidRPr="00836A9E">
        <w:t>LightGBM</w:t>
      </w:r>
      <w:proofErr w:type="spellEnd"/>
      <w:r w:rsidRPr="00836A9E">
        <w:t xml:space="preserve"> 的 </w:t>
      </w:r>
      <w:proofErr w:type="spellStart"/>
      <w:r w:rsidRPr="00836A9E">
        <w:t>early_stopping</w:t>
      </w:r>
      <w:proofErr w:type="spellEnd"/>
      <w:r w:rsidRPr="00836A9E">
        <w:t xml:space="preserve"> + </w:t>
      </w:r>
      <w:proofErr w:type="spellStart"/>
      <w:r w:rsidRPr="00836A9E">
        <w:t>max_depth</w:t>
      </w:r>
      <w:proofErr w:type="spellEnd"/>
      <w:r w:rsidRPr="00836A9E">
        <w:t xml:space="preserve"> 控制过拟合风险</w:t>
      </w:r>
    </w:p>
    <w:p w14:paraId="7FA06535" w14:textId="77777777" w:rsidR="00836A9E" w:rsidRPr="00836A9E" w:rsidRDefault="00000000" w:rsidP="00836A9E">
      <w:pPr>
        <w:rPr>
          <w:rFonts w:hint="eastAsia"/>
        </w:rPr>
      </w:pPr>
      <w:r>
        <w:pict w14:anchorId="7C8914CC">
          <v:rect id="_x0000_i1078" style="width:0;height:1.5pt" o:hralign="center" o:hrstd="t" o:hr="t" fillcolor="#a0a0a0" stroked="f"/>
        </w:pict>
      </w:r>
    </w:p>
    <w:p w14:paraId="4757B078" w14:textId="77777777" w:rsidR="00836A9E" w:rsidRPr="00836A9E" w:rsidRDefault="00836A9E" w:rsidP="00836A9E">
      <w:pPr>
        <w:rPr>
          <w:rFonts w:hint="eastAsia"/>
        </w:rPr>
      </w:pPr>
      <w:r w:rsidRPr="00836A9E">
        <w:t>如果你愿意，我可以帮你：</w:t>
      </w:r>
    </w:p>
    <w:p w14:paraId="0A19BC25" w14:textId="77777777" w:rsidR="00836A9E" w:rsidRPr="00836A9E" w:rsidRDefault="00836A9E" w:rsidP="00836A9E">
      <w:pPr>
        <w:numPr>
          <w:ilvl w:val="0"/>
          <w:numId w:val="31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🧾</w:t>
      </w:r>
      <w:r w:rsidRPr="00836A9E">
        <w:t xml:space="preserve"> 写出特征重要性筛选代码</w:t>
      </w:r>
    </w:p>
    <w:p w14:paraId="18539509" w14:textId="77777777" w:rsidR="00836A9E" w:rsidRPr="00836A9E" w:rsidRDefault="00836A9E" w:rsidP="00836A9E">
      <w:pPr>
        <w:numPr>
          <w:ilvl w:val="0"/>
          <w:numId w:val="31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🧪</w:t>
      </w:r>
      <w:r w:rsidRPr="00836A9E">
        <w:t xml:space="preserve"> 给出一个特征递增评估脚本</w:t>
      </w:r>
    </w:p>
    <w:p w14:paraId="59893995" w14:textId="77777777" w:rsidR="00836A9E" w:rsidRPr="00836A9E" w:rsidRDefault="00836A9E" w:rsidP="00836A9E">
      <w:pPr>
        <w:numPr>
          <w:ilvl w:val="0"/>
          <w:numId w:val="31"/>
        </w:numPr>
        <w:rPr>
          <w:rFonts w:hint="eastAsia"/>
        </w:rPr>
      </w:pPr>
      <w:r w:rsidRPr="00836A9E">
        <w:rPr>
          <w:rFonts w:ascii="Segoe UI Emoji" w:hAnsi="Segoe UI Emoji" w:cs="Segoe UI Emoji"/>
        </w:rPr>
        <w:t>📦</w:t>
      </w:r>
      <w:r w:rsidRPr="00836A9E">
        <w:t xml:space="preserve"> 封装一个“自动建模 + 特征筛选”的训练器</w:t>
      </w:r>
    </w:p>
    <w:p w14:paraId="0072F5A1" w14:textId="77777777" w:rsidR="00836A9E" w:rsidRPr="00836A9E" w:rsidRDefault="00836A9E" w:rsidP="00836A9E">
      <w:pPr>
        <w:rPr>
          <w:rFonts w:hint="eastAsia"/>
        </w:rPr>
      </w:pPr>
      <w:r w:rsidRPr="00836A9E">
        <w:t>你想先试试哪一块？我可以给你从现有 100 个特征中快速缩小到一个高效子集。</w:t>
      </w:r>
    </w:p>
    <w:p w14:paraId="23D8ABBF" w14:textId="77777777" w:rsidR="00836A9E" w:rsidRDefault="00836A9E">
      <w:pPr>
        <w:rPr>
          <w:rFonts w:hint="eastAsia"/>
        </w:rPr>
      </w:pPr>
    </w:p>
    <w:p w14:paraId="7E2B80E9" w14:textId="77777777" w:rsidR="00836A9E" w:rsidRDefault="00836A9E">
      <w:pPr>
        <w:rPr>
          <w:rFonts w:hint="eastAsia"/>
        </w:rPr>
      </w:pPr>
    </w:p>
    <w:p w14:paraId="3C5BD19A" w14:textId="77777777" w:rsidR="00836A9E" w:rsidRPr="00836A9E" w:rsidRDefault="00836A9E" w:rsidP="00836A9E">
      <w:pPr>
        <w:rPr>
          <w:rFonts w:hint="eastAsia"/>
        </w:rPr>
      </w:pPr>
      <w:r w:rsidRPr="00836A9E">
        <w:t>你的这种滑窗方式——</w:t>
      </w:r>
      <w:r w:rsidRPr="00836A9E">
        <w:rPr>
          <w:b/>
          <w:bCs/>
        </w:rPr>
        <w:t>以每个时间点为中心，使用过去 24 小时（288 个点）构造一个训练样本</w:t>
      </w:r>
      <w:r w:rsidRPr="00836A9E">
        <w:t>，是</w:t>
      </w:r>
      <w:r w:rsidRPr="00836A9E">
        <w:rPr>
          <w:b/>
          <w:bCs/>
        </w:rPr>
        <w:t>非常合理且广泛使用的方式</w:t>
      </w:r>
      <w:r w:rsidRPr="00836A9E">
        <w:t>，尤其适用于你这种：</w:t>
      </w:r>
    </w:p>
    <w:p w14:paraId="2984D2EB" w14:textId="77777777" w:rsidR="00836A9E" w:rsidRPr="00836A9E" w:rsidRDefault="00836A9E" w:rsidP="00836A9E">
      <w:pPr>
        <w:numPr>
          <w:ilvl w:val="0"/>
          <w:numId w:val="32"/>
        </w:numPr>
        <w:rPr>
          <w:rFonts w:hint="eastAsia"/>
        </w:rPr>
      </w:pPr>
      <w:r w:rsidRPr="00836A9E">
        <w:t>时间序列密集（每 5 分钟一个点）</w:t>
      </w:r>
    </w:p>
    <w:p w14:paraId="679C5045" w14:textId="77777777" w:rsidR="00836A9E" w:rsidRPr="00836A9E" w:rsidRDefault="00836A9E" w:rsidP="00836A9E">
      <w:pPr>
        <w:numPr>
          <w:ilvl w:val="0"/>
          <w:numId w:val="32"/>
        </w:numPr>
        <w:rPr>
          <w:rFonts w:hint="eastAsia"/>
        </w:rPr>
      </w:pPr>
      <w:r w:rsidRPr="00836A9E">
        <w:t>有明确的周期性（如日周期、周周期）</w:t>
      </w:r>
    </w:p>
    <w:p w14:paraId="72C04B2B" w14:textId="77777777" w:rsidR="00836A9E" w:rsidRPr="00836A9E" w:rsidRDefault="00836A9E" w:rsidP="00836A9E">
      <w:pPr>
        <w:numPr>
          <w:ilvl w:val="0"/>
          <w:numId w:val="32"/>
        </w:numPr>
        <w:rPr>
          <w:rFonts w:hint="eastAsia"/>
        </w:rPr>
      </w:pPr>
      <w:r w:rsidRPr="00836A9E">
        <w:t>需要做实时预测 + 多步告警</w:t>
      </w:r>
    </w:p>
    <w:p w14:paraId="5610A43C" w14:textId="77777777" w:rsidR="00836A9E" w:rsidRPr="00836A9E" w:rsidRDefault="00000000" w:rsidP="00836A9E">
      <w:pPr>
        <w:rPr>
          <w:rFonts w:hint="eastAsia"/>
        </w:rPr>
      </w:pPr>
      <w:r>
        <w:pict w14:anchorId="065B581F">
          <v:rect id="_x0000_i1079" style="width:0;height:1.5pt" o:hralign="center" o:hrstd="t" o:hr="t" fillcolor="#a0a0a0" stroked="f"/>
        </w:pict>
      </w:r>
    </w:p>
    <w:p w14:paraId="57797620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简洁结论：</w:t>
      </w:r>
    </w:p>
    <w:p w14:paraId="69B58BC7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</w:t>
      </w:r>
      <w:r w:rsidRPr="00836A9E">
        <w:rPr>
          <w:b/>
          <w:bCs/>
        </w:rPr>
        <w:t>每点滑窗 + 24 小时窗口</w:t>
      </w:r>
      <w:r w:rsidRPr="00836A9E">
        <w:t xml:space="preserve"> 是可行且推荐的，能充分利用数据。</w:t>
      </w:r>
      <w:r w:rsidRPr="00836A9E">
        <w:br/>
      </w:r>
      <w:r w:rsidRPr="00836A9E">
        <w:rPr>
          <w:rFonts w:ascii="Segoe UI Emoji" w:hAnsi="Segoe UI Emoji" w:cs="Segoe UI Emoji"/>
        </w:rPr>
        <w:t>❗</w:t>
      </w:r>
      <w:r w:rsidRPr="00836A9E">
        <w:t xml:space="preserve"> 但需要注意几点细节，防止数据泄漏、冗余训练或资源浪费。</w:t>
      </w:r>
    </w:p>
    <w:p w14:paraId="74C04F8B" w14:textId="77777777" w:rsidR="00836A9E" w:rsidRPr="00836A9E" w:rsidRDefault="00000000" w:rsidP="00836A9E">
      <w:pPr>
        <w:rPr>
          <w:rFonts w:hint="eastAsia"/>
        </w:rPr>
      </w:pPr>
      <w:r>
        <w:lastRenderedPageBreak/>
        <w:pict w14:anchorId="79505228">
          <v:rect id="_x0000_i1080" style="width:0;height:1.5pt" o:hralign="center" o:hrstd="t" o:hr="t" fillcolor="#a0a0a0" stroked="f"/>
        </w:pict>
      </w:r>
    </w:p>
    <w:p w14:paraId="10B88A2D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滑窗策略解构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243"/>
      </w:tblGrid>
      <w:tr w:rsidR="00836A9E" w:rsidRPr="00836A9E" w14:paraId="7D2B10C9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98B6F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786E5CF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内容</w:t>
            </w:r>
          </w:p>
        </w:tc>
      </w:tr>
      <w:tr w:rsidR="00836A9E" w:rsidRPr="00836A9E" w14:paraId="3DC57DE6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E002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滑窗长度</w:t>
            </w:r>
          </w:p>
        </w:tc>
        <w:tc>
          <w:tcPr>
            <w:tcW w:w="0" w:type="auto"/>
            <w:vAlign w:val="center"/>
            <w:hideMark/>
          </w:tcPr>
          <w:p w14:paraId="5FB1A9A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24 小时 = 288 点</w:t>
            </w:r>
          </w:p>
        </w:tc>
      </w:tr>
      <w:tr w:rsidR="00836A9E" w:rsidRPr="00836A9E" w14:paraId="015D8AF9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B66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滑窗步长</w:t>
            </w:r>
          </w:p>
        </w:tc>
        <w:tc>
          <w:tcPr>
            <w:tcW w:w="0" w:type="auto"/>
            <w:vAlign w:val="center"/>
            <w:hideMark/>
          </w:tcPr>
          <w:p w14:paraId="11122D3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每个时间点滑动 1 步（最密）</w:t>
            </w:r>
          </w:p>
        </w:tc>
      </w:tr>
      <w:tr w:rsidR="00836A9E" w:rsidRPr="00836A9E" w14:paraId="3143E202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2CD3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输入 X</w:t>
            </w:r>
          </w:p>
        </w:tc>
        <w:tc>
          <w:tcPr>
            <w:tcW w:w="0" w:type="auto"/>
            <w:vAlign w:val="center"/>
            <w:hideMark/>
          </w:tcPr>
          <w:p w14:paraId="0129879A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t-288 ~ t（含特征提取）</w:t>
            </w:r>
          </w:p>
        </w:tc>
      </w:tr>
      <w:tr w:rsidR="00836A9E" w:rsidRPr="00836A9E" w14:paraId="77A31E08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3003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输出 y</w:t>
            </w:r>
          </w:p>
        </w:tc>
        <w:tc>
          <w:tcPr>
            <w:tcW w:w="0" w:type="auto"/>
            <w:vAlign w:val="center"/>
            <w:hideMark/>
          </w:tcPr>
          <w:p w14:paraId="4A38946E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 xml:space="preserve">t+1 ~ </w:t>
            </w:r>
            <w:proofErr w:type="spellStart"/>
            <w:r w:rsidRPr="00836A9E">
              <w:t>t+H</w:t>
            </w:r>
            <w:proofErr w:type="spellEnd"/>
            <w:r w:rsidRPr="00836A9E">
              <w:t>（如 H=12，为 1 小时多步预测）</w:t>
            </w:r>
          </w:p>
        </w:tc>
      </w:tr>
    </w:tbl>
    <w:p w14:paraId="47C407CD" w14:textId="77777777" w:rsidR="00836A9E" w:rsidRPr="00836A9E" w:rsidRDefault="00000000" w:rsidP="00836A9E">
      <w:pPr>
        <w:rPr>
          <w:rFonts w:hint="eastAsia"/>
        </w:rPr>
      </w:pPr>
      <w:r>
        <w:pict w14:anchorId="196CD1E1">
          <v:rect id="_x0000_i1081" style="width:0;height:1.5pt" o:hralign="center" o:hrstd="t" o:hr="t" fillcolor="#a0a0a0" stroked="f"/>
        </w:pict>
      </w:r>
    </w:p>
    <w:p w14:paraId="466C16B8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这种方式的优点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4905"/>
      </w:tblGrid>
      <w:tr w:rsidR="00836A9E" w:rsidRPr="00836A9E" w14:paraId="73E4BC51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0631E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78D73A4E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说明</w:t>
            </w:r>
          </w:p>
        </w:tc>
      </w:tr>
      <w:tr w:rsidR="00836A9E" w:rsidRPr="00836A9E" w14:paraId="0FA3B757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648A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样本量大</w:t>
            </w:r>
          </w:p>
        </w:tc>
        <w:tc>
          <w:tcPr>
            <w:tcW w:w="0" w:type="auto"/>
            <w:vAlign w:val="center"/>
            <w:hideMark/>
          </w:tcPr>
          <w:p w14:paraId="4E32D86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每个时间点都产生一个训练样本，能快速扩增样本集</w:t>
            </w:r>
          </w:p>
        </w:tc>
      </w:tr>
      <w:tr w:rsidR="00836A9E" w:rsidRPr="00836A9E" w14:paraId="03D2B246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3DA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捕捉短期 + 周期结构</w:t>
            </w:r>
          </w:p>
        </w:tc>
        <w:tc>
          <w:tcPr>
            <w:tcW w:w="0" w:type="auto"/>
            <w:vAlign w:val="center"/>
            <w:hideMark/>
          </w:tcPr>
          <w:p w14:paraId="74F205BA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24 小时窗口能同时捕捉日间周期、突变、趋势</w:t>
            </w:r>
          </w:p>
        </w:tc>
      </w:tr>
      <w:tr w:rsidR="00836A9E" w:rsidRPr="00836A9E" w14:paraId="2ED40D6A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EB17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支持多步预测</w:t>
            </w:r>
          </w:p>
        </w:tc>
        <w:tc>
          <w:tcPr>
            <w:tcW w:w="0" w:type="auto"/>
            <w:vAlign w:val="center"/>
            <w:hideMark/>
          </w:tcPr>
          <w:p w14:paraId="4200AC05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适合基于 X(t-288:t) 预测 y(t+1:t+H) 的设定</w:t>
            </w:r>
          </w:p>
        </w:tc>
      </w:tr>
      <w:tr w:rsidR="00836A9E" w:rsidRPr="00836A9E" w14:paraId="3FEA7194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6DE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能泛化到未来</w:t>
            </w:r>
          </w:p>
        </w:tc>
        <w:tc>
          <w:tcPr>
            <w:tcW w:w="0" w:type="auto"/>
            <w:vAlign w:val="center"/>
            <w:hideMark/>
          </w:tcPr>
          <w:p w14:paraId="3C6D15C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与实际预测部署逻辑一致（预测基于最新窗口）</w:t>
            </w:r>
          </w:p>
        </w:tc>
      </w:tr>
    </w:tbl>
    <w:p w14:paraId="20140A44" w14:textId="77777777" w:rsidR="00836A9E" w:rsidRPr="00836A9E" w:rsidRDefault="00000000" w:rsidP="00836A9E">
      <w:pPr>
        <w:rPr>
          <w:rFonts w:hint="eastAsia"/>
        </w:rPr>
      </w:pPr>
      <w:r>
        <w:pict w14:anchorId="7EBC5643">
          <v:rect id="_x0000_i1082" style="width:0;height:1.5pt" o:hralign="center" o:hrstd="t" o:hr="t" fillcolor="#a0a0a0" stroked="f"/>
        </w:pict>
      </w:r>
    </w:p>
    <w:p w14:paraId="3BDAA1D4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⚠️</w:t>
      </w:r>
      <w:r w:rsidRPr="00836A9E">
        <w:rPr>
          <w:b/>
          <w:bCs/>
        </w:rPr>
        <w:t xml:space="preserve"> 潜在问题与优化建议</w:t>
      </w:r>
    </w:p>
    <w:p w14:paraId="4D7F14A9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 xml:space="preserve">1. </w:t>
      </w:r>
      <w:r w:rsidRPr="00836A9E">
        <w:rPr>
          <w:rFonts w:ascii="Segoe UI Emoji" w:hAnsi="Segoe UI Emoji" w:cs="Segoe UI Emoji"/>
          <w:b/>
          <w:bCs/>
        </w:rPr>
        <w:t>❗</w:t>
      </w:r>
      <w:r w:rsidRPr="00836A9E">
        <w:rPr>
          <w:b/>
          <w:bCs/>
        </w:rPr>
        <w:t xml:space="preserve"> 样本冗余过多，影响训练效率</w:t>
      </w:r>
    </w:p>
    <w:p w14:paraId="1F487EA6" w14:textId="77777777" w:rsidR="00836A9E" w:rsidRPr="00836A9E" w:rsidRDefault="00836A9E" w:rsidP="00836A9E">
      <w:pPr>
        <w:numPr>
          <w:ilvl w:val="0"/>
          <w:numId w:val="33"/>
        </w:numPr>
        <w:rPr>
          <w:rFonts w:hint="eastAsia"/>
        </w:rPr>
      </w:pPr>
      <w:r w:rsidRPr="00836A9E">
        <w:t>每个点滑一次 → 滑动样本高度重叠，相邻样本只有一个点不同</w:t>
      </w:r>
    </w:p>
    <w:p w14:paraId="3B2F6552" w14:textId="77777777" w:rsidR="00836A9E" w:rsidRPr="00836A9E" w:rsidRDefault="00836A9E" w:rsidP="00836A9E">
      <w:pPr>
        <w:numPr>
          <w:ilvl w:val="0"/>
          <w:numId w:val="33"/>
        </w:numPr>
        <w:rPr>
          <w:rFonts w:hint="eastAsia"/>
        </w:rPr>
      </w:pPr>
      <w:r w:rsidRPr="00836A9E">
        <w:t>训练样本之间高度相关，会拖慢模型收敛</w:t>
      </w:r>
    </w:p>
    <w:p w14:paraId="244ECB6A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优化建议：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5173"/>
      </w:tblGrid>
      <w:tr w:rsidR="00836A9E" w:rsidRPr="00836A9E" w14:paraId="58DDA1F4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6610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7FE7BBB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描述</w:t>
            </w:r>
          </w:p>
        </w:tc>
      </w:tr>
      <w:tr w:rsidR="00836A9E" w:rsidRPr="00836A9E" w14:paraId="6B8DE960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F27E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⏱</w:t>
            </w:r>
            <w:r w:rsidRPr="00836A9E">
              <w:t xml:space="preserve"> 降低滑窗频率</w:t>
            </w:r>
          </w:p>
        </w:tc>
        <w:tc>
          <w:tcPr>
            <w:tcW w:w="0" w:type="auto"/>
            <w:vAlign w:val="center"/>
            <w:hideMark/>
          </w:tcPr>
          <w:p w14:paraId="5855B858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 xml:space="preserve">以 </w:t>
            </w:r>
            <w:r w:rsidRPr="00836A9E">
              <w:rPr>
                <w:b/>
                <w:bCs/>
              </w:rPr>
              <w:t>每 5～10 点滑动一次</w:t>
            </w:r>
            <w:r w:rsidRPr="00836A9E">
              <w:t>（每 25～50 分钟一个样本）</w:t>
            </w:r>
          </w:p>
        </w:tc>
      </w:tr>
      <w:tr w:rsidR="00836A9E" w:rsidRPr="00836A9E" w14:paraId="6717E0FE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E6C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🧮</w:t>
            </w:r>
            <w:r w:rsidRPr="00836A9E">
              <w:t xml:space="preserve"> 智能采样</w:t>
            </w:r>
          </w:p>
        </w:tc>
        <w:tc>
          <w:tcPr>
            <w:tcW w:w="0" w:type="auto"/>
            <w:vAlign w:val="center"/>
            <w:hideMark/>
          </w:tcPr>
          <w:p w14:paraId="0E29727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根据波动率、异常密度等挑选重要时段滑窗</w:t>
            </w:r>
          </w:p>
        </w:tc>
      </w:tr>
      <w:tr w:rsidR="00836A9E" w:rsidRPr="00836A9E" w14:paraId="4E81EC6E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53DB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📈</w:t>
            </w:r>
            <w:r w:rsidRPr="00836A9E">
              <w:t xml:space="preserve"> 增强样本多样性</w:t>
            </w:r>
          </w:p>
        </w:tc>
        <w:tc>
          <w:tcPr>
            <w:tcW w:w="0" w:type="auto"/>
            <w:vAlign w:val="center"/>
            <w:hideMark/>
          </w:tcPr>
          <w:p w14:paraId="3EE0BB65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做数据增强（加噪、平移、随机遮挡）</w:t>
            </w:r>
          </w:p>
        </w:tc>
      </w:tr>
    </w:tbl>
    <w:p w14:paraId="69581086" w14:textId="77777777" w:rsidR="00836A9E" w:rsidRPr="00836A9E" w:rsidRDefault="00000000" w:rsidP="00836A9E">
      <w:pPr>
        <w:rPr>
          <w:rFonts w:hint="eastAsia"/>
        </w:rPr>
      </w:pPr>
      <w:r>
        <w:pict w14:anchorId="1A464B04">
          <v:rect id="_x0000_i1083" style="width:0;height:1.5pt" o:hralign="center" o:hrstd="t" o:hr="t" fillcolor="#a0a0a0" stroked="f"/>
        </w:pict>
      </w:r>
    </w:p>
    <w:p w14:paraId="727ED957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 xml:space="preserve">2. </w:t>
      </w:r>
      <w:r w:rsidRPr="00836A9E">
        <w:rPr>
          <w:rFonts w:ascii="Segoe UI Emoji" w:hAnsi="Segoe UI Emoji" w:cs="Segoe UI Emoji"/>
          <w:b/>
          <w:bCs/>
        </w:rPr>
        <w:t>❗</w:t>
      </w:r>
      <w:r w:rsidRPr="00836A9E">
        <w:rPr>
          <w:b/>
          <w:bCs/>
        </w:rPr>
        <w:t xml:space="preserve"> 多步标签尾部不足，产生 </w:t>
      </w:r>
      <w:proofErr w:type="spellStart"/>
      <w:r w:rsidRPr="00836A9E">
        <w:rPr>
          <w:b/>
          <w:bCs/>
        </w:rPr>
        <w:t>NaN</w:t>
      </w:r>
      <w:proofErr w:type="spellEnd"/>
      <w:r w:rsidRPr="00836A9E">
        <w:rPr>
          <w:b/>
          <w:bCs/>
        </w:rPr>
        <w:t xml:space="preserve"> 问题</w:t>
      </w:r>
    </w:p>
    <w:p w14:paraId="0764D7B2" w14:textId="77777777" w:rsidR="00836A9E" w:rsidRPr="00836A9E" w:rsidRDefault="00836A9E" w:rsidP="00836A9E">
      <w:pPr>
        <w:rPr>
          <w:rFonts w:hint="eastAsia"/>
        </w:rPr>
      </w:pPr>
      <w:r w:rsidRPr="00836A9E">
        <w:t>和你之前提到的问题一样，时间序列末尾的滑窗样本无法构造完整的 y(t+1:t+H)，需要过滤掉。</w:t>
      </w:r>
    </w:p>
    <w:p w14:paraId="42B36928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建议提前判断滑窗末尾是否越界，避免生成非法样本。</w:t>
      </w:r>
    </w:p>
    <w:p w14:paraId="77D604C9" w14:textId="77777777" w:rsidR="00836A9E" w:rsidRPr="00836A9E" w:rsidRDefault="00000000" w:rsidP="00836A9E">
      <w:pPr>
        <w:rPr>
          <w:rFonts w:hint="eastAsia"/>
        </w:rPr>
      </w:pPr>
      <w:r>
        <w:pict w14:anchorId="15B8A9E7">
          <v:rect id="_x0000_i1084" style="width:0;height:1.5pt" o:hralign="center" o:hrstd="t" o:hr="t" fillcolor="#a0a0a0" stroked="f"/>
        </w:pict>
      </w:r>
    </w:p>
    <w:p w14:paraId="68828A61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b/>
          <w:bCs/>
        </w:rPr>
        <w:t xml:space="preserve">3. </w:t>
      </w:r>
      <w:r w:rsidRPr="00836A9E">
        <w:rPr>
          <w:rFonts w:ascii="Segoe UI Emoji" w:hAnsi="Segoe UI Emoji" w:cs="Segoe UI Emoji"/>
          <w:b/>
          <w:bCs/>
        </w:rPr>
        <w:t>❗</w:t>
      </w:r>
      <w:r w:rsidRPr="00836A9E">
        <w:rPr>
          <w:b/>
          <w:bCs/>
        </w:rPr>
        <w:t xml:space="preserve"> 可能引入“信息泄漏”</w:t>
      </w:r>
    </w:p>
    <w:p w14:paraId="730392B6" w14:textId="77777777" w:rsidR="00836A9E" w:rsidRPr="00836A9E" w:rsidRDefault="00836A9E" w:rsidP="00836A9E">
      <w:pPr>
        <w:rPr>
          <w:rFonts w:hint="eastAsia"/>
        </w:rPr>
      </w:pPr>
      <w:r w:rsidRPr="00836A9E">
        <w:t>如果你训练时使用了未来的信息（如目标值的均值、斜率、趋势等），可能会泄漏。</w:t>
      </w:r>
    </w:p>
    <w:p w14:paraId="6B204A66" w14:textId="77777777" w:rsidR="00836A9E" w:rsidRPr="00836A9E" w:rsidRDefault="00836A9E" w:rsidP="00836A9E">
      <w:pPr>
        <w:rPr>
          <w:rFonts w:hint="eastAsia"/>
        </w:rPr>
      </w:pPr>
      <w:r w:rsidRPr="00836A9E">
        <w:rPr>
          <w:rFonts w:ascii="Segoe UI Emoji" w:hAnsi="Segoe UI Emoji" w:cs="Segoe UI Emoji"/>
        </w:rPr>
        <w:t>✅</w:t>
      </w:r>
      <w:r w:rsidRPr="00836A9E">
        <w:t xml:space="preserve"> 解决方法：</w:t>
      </w:r>
    </w:p>
    <w:p w14:paraId="50D315AD" w14:textId="77777777" w:rsidR="00836A9E" w:rsidRPr="00836A9E" w:rsidRDefault="00836A9E" w:rsidP="00836A9E">
      <w:pPr>
        <w:numPr>
          <w:ilvl w:val="0"/>
          <w:numId w:val="34"/>
        </w:numPr>
        <w:rPr>
          <w:rFonts w:hint="eastAsia"/>
        </w:rPr>
      </w:pPr>
      <w:r w:rsidRPr="00836A9E">
        <w:t>所有特征只使用 t 之前的数据构造</w:t>
      </w:r>
    </w:p>
    <w:p w14:paraId="4CF379F8" w14:textId="77777777" w:rsidR="00836A9E" w:rsidRPr="00836A9E" w:rsidRDefault="00836A9E" w:rsidP="00836A9E">
      <w:pPr>
        <w:numPr>
          <w:ilvl w:val="0"/>
          <w:numId w:val="34"/>
        </w:numPr>
        <w:rPr>
          <w:rFonts w:hint="eastAsia"/>
        </w:rPr>
      </w:pPr>
      <w:r w:rsidRPr="00836A9E">
        <w:t>目标 y 只能是 t+1 及之后的值</w:t>
      </w:r>
    </w:p>
    <w:p w14:paraId="339AFD0E" w14:textId="77777777" w:rsidR="00836A9E" w:rsidRPr="00836A9E" w:rsidRDefault="00836A9E" w:rsidP="00836A9E">
      <w:pPr>
        <w:numPr>
          <w:ilvl w:val="0"/>
          <w:numId w:val="34"/>
        </w:numPr>
        <w:rPr>
          <w:rFonts w:hint="eastAsia"/>
        </w:rPr>
      </w:pPr>
      <w:r w:rsidRPr="00836A9E">
        <w:t>确保不使用未来移动平均、未来滑窗等</w:t>
      </w:r>
    </w:p>
    <w:p w14:paraId="5BEAD362" w14:textId="77777777" w:rsidR="00836A9E" w:rsidRPr="00836A9E" w:rsidRDefault="00000000" w:rsidP="00836A9E">
      <w:pPr>
        <w:rPr>
          <w:rFonts w:hint="eastAsia"/>
        </w:rPr>
      </w:pPr>
      <w:r>
        <w:pict w14:anchorId="685AC766">
          <v:rect id="_x0000_i1085" style="width:0;height:1.5pt" o:hralign="center" o:hrstd="t" o:hr="t" fillcolor="#a0a0a0" stroked="f"/>
        </w:pict>
      </w:r>
    </w:p>
    <w:p w14:paraId="5ABC3383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示例图解</w:t>
      </w:r>
    </w:p>
    <w:p w14:paraId="01110B6D" w14:textId="77777777" w:rsidR="00836A9E" w:rsidRPr="00836A9E" w:rsidRDefault="00836A9E" w:rsidP="00836A9E">
      <w:pPr>
        <w:rPr>
          <w:rFonts w:hint="eastAsia"/>
        </w:rPr>
      </w:pPr>
      <w:r w:rsidRPr="00836A9E">
        <w:t xml:space="preserve">时间序列： y_0, y_1, ..., </w:t>
      </w:r>
      <w:proofErr w:type="spellStart"/>
      <w:r w:rsidRPr="00836A9E">
        <w:t>y_t</w:t>
      </w:r>
      <w:proofErr w:type="spellEnd"/>
      <w:r w:rsidRPr="00836A9E">
        <w:t xml:space="preserve">, ..., </w:t>
      </w:r>
      <w:proofErr w:type="spellStart"/>
      <w:r w:rsidRPr="00836A9E">
        <w:t>y_T</w:t>
      </w:r>
      <w:proofErr w:type="spellEnd"/>
    </w:p>
    <w:p w14:paraId="05EFF81E" w14:textId="77777777" w:rsidR="00836A9E" w:rsidRPr="00836A9E" w:rsidRDefault="00836A9E" w:rsidP="00836A9E">
      <w:pPr>
        <w:rPr>
          <w:rFonts w:hint="eastAsia"/>
        </w:rPr>
      </w:pPr>
    </w:p>
    <w:p w14:paraId="620E4E1F" w14:textId="77777777" w:rsidR="00836A9E" w:rsidRPr="00836A9E" w:rsidRDefault="00836A9E" w:rsidP="00836A9E">
      <w:pPr>
        <w:rPr>
          <w:rFonts w:hint="eastAsia"/>
        </w:rPr>
      </w:pPr>
      <w:r w:rsidRPr="00836A9E">
        <w:t>对于每个 t in [288, T-H]:</w:t>
      </w:r>
    </w:p>
    <w:p w14:paraId="59D7DB93" w14:textId="77777777" w:rsidR="00836A9E" w:rsidRPr="00836A9E" w:rsidRDefault="00836A9E" w:rsidP="00836A9E">
      <w:pPr>
        <w:rPr>
          <w:rFonts w:hint="eastAsia"/>
        </w:rPr>
      </w:pPr>
    </w:p>
    <w:p w14:paraId="490F8EF6" w14:textId="77777777" w:rsidR="00836A9E" w:rsidRPr="00836A9E" w:rsidRDefault="00836A9E" w:rsidP="00836A9E">
      <w:pPr>
        <w:rPr>
          <w:rFonts w:hint="eastAsia"/>
        </w:rPr>
      </w:pPr>
      <w:r w:rsidRPr="00836A9E">
        <w:t xml:space="preserve">   输入 X: [y_{t-288}, ..., </w:t>
      </w:r>
      <w:proofErr w:type="spellStart"/>
      <w:r w:rsidRPr="00836A9E">
        <w:t>y_t</w:t>
      </w:r>
      <w:proofErr w:type="spellEnd"/>
      <w:r w:rsidRPr="00836A9E">
        <w:t>]</w:t>
      </w:r>
    </w:p>
    <w:p w14:paraId="74EC572B" w14:textId="77777777" w:rsidR="00836A9E" w:rsidRPr="00836A9E" w:rsidRDefault="00836A9E" w:rsidP="00836A9E">
      <w:pPr>
        <w:rPr>
          <w:rFonts w:hint="eastAsia"/>
        </w:rPr>
      </w:pPr>
      <w:r w:rsidRPr="00836A9E">
        <w:t xml:space="preserve">   输出 Y: [y_{t+1}, ..., y_{</w:t>
      </w:r>
      <w:proofErr w:type="spellStart"/>
      <w:r w:rsidRPr="00836A9E">
        <w:t>t+H</w:t>
      </w:r>
      <w:proofErr w:type="spellEnd"/>
      <w:r w:rsidRPr="00836A9E">
        <w:t>}]</w:t>
      </w:r>
    </w:p>
    <w:p w14:paraId="29D90ABA" w14:textId="77777777" w:rsidR="00836A9E" w:rsidRPr="00836A9E" w:rsidRDefault="00836A9E" w:rsidP="00836A9E">
      <w:pPr>
        <w:rPr>
          <w:rFonts w:hint="eastAsia"/>
        </w:rPr>
      </w:pPr>
    </w:p>
    <w:p w14:paraId="067D5006" w14:textId="77777777" w:rsidR="00836A9E" w:rsidRPr="00836A9E" w:rsidRDefault="00836A9E" w:rsidP="00836A9E">
      <w:pPr>
        <w:rPr>
          <w:rFonts w:hint="eastAsia"/>
        </w:rPr>
      </w:pPr>
      <w:r w:rsidRPr="00836A9E">
        <w:t>滑窗步长 = 1</w:t>
      </w:r>
    </w:p>
    <w:p w14:paraId="1073B07A" w14:textId="77777777" w:rsidR="00836A9E" w:rsidRPr="00836A9E" w:rsidRDefault="00836A9E" w:rsidP="00836A9E">
      <w:pPr>
        <w:rPr>
          <w:rFonts w:hint="eastAsia"/>
        </w:rPr>
      </w:pPr>
      <w:r w:rsidRPr="00836A9E">
        <w:t>样本数量 = T - 288 - H + 1</w:t>
      </w:r>
    </w:p>
    <w:p w14:paraId="4145F7EF" w14:textId="77777777" w:rsidR="00836A9E" w:rsidRPr="00836A9E" w:rsidRDefault="00000000" w:rsidP="00836A9E">
      <w:pPr>
        <w:rPr>
          <w:rFonts w:hint="eastAsia"/>
        </w:rPr>
      </w:pPr>
      <w:r>
        <w:pict w14:anchorId="7DA09501">
          <v:rect id="_x0000_i1086" style="width:0;height:1.5pt" o:hralign="center" o:hrstd="t" o:hr="t" fillcolor="#a0a0a0" stroked="f"/>
        </w:pict>
      </w:r>
    </w:p>
    <w:p w14:paraId="34456DD5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总结建议表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174"/>
        <w:gridCol w:w="2872"/>
      </w:tblGrid>
      <w:tr w:rsidR="00836A9E" w:rsidRPr="00836A9E" w14:paraId="059F67B6" w14:textId="77777777" w:rsidTr="0083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34E55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3C30F76F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是否合理</w:t>
            </w:r>
          </w:p>
        </w:tc>
        <w:tc>
          <w:tcPr>
            <w:tcW w:w="0" w:type="auto"/>
            <w:vAlign w:val="center"/>
            <w:hideMark/>
          </w:tcPr>
          <w:p w14:paraId="3D912E06" w14:textId="77777777" w:rsidR="00836A9E" w:rsidRPr="00836A9E" w:rsidRDefault="00836A9E" w:rsidP="00836A9E">
            <w:pPr>
              <w:rPr>
                <w:rFonts w:hint="eastAsia"/>
                <w:b/>
                <w:bCs/>
              </w:rPr>
            </w:pPr>
            <w:r w:rsidRPr="00836A9E">
              <w:rPr>
                <w:b/>
                <w:bCs/>
              </w:rPr>
              <w:t>建议优化</w:t>
            </w:r>
          </w:p>
        </w:tc>
      </w:tr>
      <w:tr w:rsidR="00836A9E" w:rsidRPr="00836A9E" w14:paraId="291EFC4E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6830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每点滑窗构造样本</w:t>
            </w:r>
          </w:p>
        </w:tc>
        <w:tc>
          <w:tcPr>
            <w:tcW w:w="0" w:type="auto"/>
            <w:vAlign w:val="center"/>
            <w:hideMark/>
          </w:tcPr>
          <w:p w14:paraId="5A5BE6A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合理、主流</w:t>
            </w:r>
          </w:p>
        </w:tc>
        <w:tc>
          <w:tcPr>
            <w:tcW w:w="0" w:type="auto"/>
            <w:vAlign w:val="center"/>
            <w:hideMark/>
          </w:tcPr>
          <w:p w14:paraId="12AD9AF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可降低频率提升效率</w:t>
            </w:r>
          </w:p>
        </w:tc>
      </w:tr>
      <w:tr w:rsidR="00836A9E" w:rsidRPr="00836A9E" w14:paraId="7855C22E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F88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使用 24 小时窗口</w:t>
            </w:r>
          </w:p>
        </w:tc>
        <w:tc>
          <w:tcPr>
            <w:tcW w:w="0" w:type="auto"/>
            <w:vAlign w:val="center"/>
            <w:hideMark/>
          </w:tcPr>
          <w:p w14:paraId="4067413C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✅</w:t>
            </w:r>
            <w:r w:rsidRPr="00836A9E">
              <w:t xml:space="preserve"> 非常推荐</w:t>
            </w:r>
          </w:p>
        </w:tc>
        <w:tc>
          <w:tcPr>
            <w:tcW w:w="0" w:type="auto"/>
            <w:vAlign w:val="center"/>
            <w:hideMark/>
          </w:tcPr>
          <w:p w14:paraId="543E628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日周期稳定性强</w:t>
            </w:r>
          </w:p>
        </w:tc>
      </w:tr>
      <w:tr w:rsidR="00836A9E" w:rsidRPr="00836A9E" w14:paraId="603ACE96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5E5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样本高度重叠</w:t>
            </w:r>
          </w:p>
        </w:tc>
        <w:tc>
          <w:tcPr>
            <w:tcW w:w="0" w:type="auto"/>
            <w:vAlign w:val="center"/>
            <w:hideMark/>
          </w:tcPr>
          <w:p w14:paraId="6EBA09C9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可能拖慢训练</w:t>
            </w:r>
          </w:p>
        </w:tc>
        <w:tc>
          <w:tcPr>
            <w:tcW w:w="0" w:type="auto"/>
            <w:vAlign w:val="center"/>
            <w:hideMark/>
          </w:tcPr>
          <w:p w14:paraId="72166558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5点一滑、智能采样</w:t>
            </w:r>
          </w:p>
        </w:tc>
      </w:tr>
      <w:tr w:rsidR="00836A9E" w:rsidRPr="00836A9E" w14:paraId="53FA8450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46CE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标签不全/</w:t>
            </w:r>
            <w:proofErr w:type="spellStart"/>
            <w:r w:rsidRPr="00836A9E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D1F68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Symbol" w:hAnsi="Segoe UI Symbol" w:cs="Segoe UI Symbol"/>
              </w:rPr>
              <w:t>⚠</w:t>
            </w:r>
            <w:r w:rsidRPr="00836A9E">
              <w:t xml:space="preserve"> 会污染训练</w:t>
            </w:r>
          </w:p>
        </w:tc>
        <w:tc>
          <w:tcPr>
            <w:tcW w:w="0" w:type="auto"/>
            <w:vAlign w:val="center"/>
            <w:hideMark/>
          </w:tcPr>
          <w:p w14:paraId="1ADAB911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严格丢弃末尾样本</w:t>
            </w:r>
          </w:p>
        </w:tc>
      </w:tr>
      <w:tr w:rsidR="00836A9E" w:rsidRPr="00836A9E" w14:paraId="6E6C9028" w14:textId="77777777" w:rsidTr="00836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C14F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是否有信息泄漏风险</w:t>
            </w:r>
          </w:p>
        </w:tc>
        <w:tc>
          <w:tcPr>
            <w:tcW w:w="0" w:type="auto"/>
            <w:vAlign w:val="center"/>
            <w:hideMark/>
          </w:tcPr>
          <w:p w14:paraId="00AEE226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rPr>
                <w:rFonts w:ascii="Segoe UI Emoji" w:hAnsi="Segoe UI Emoji" w:cs="Segoe UI Emoji"/>
              </w:rPr>
              <w:t>❗</w:t>
            </w:r>
            <w:r w:rsidRPr="00836A9E">
              <w:t xml:space="preserve"> 取决于你用哪些特征</w:t>
            </w:r>
          </w:p>
        </w:tc>
        <w:tc>
          <w:tcPr>
            <w:tcW w:w="0" w:type="auto"/>
            <w:vAlign w:val="center"/>
            <w:hideMark/>
          </w:tcPr>
          <w:p w14:paraId="5026753D" w14:textId="77777777" w:rsidR="00836A9E" w:rsidRPr="00836A9E" w:rsidRDefault="00836A9E" w:rsidP="00836A9E">
            <w:pPr>
              <w:rPr>
                <w:rFonts w:hint="eastAsia"/>
              </w:rPr>
            </w:pPr>
            <w:r w:rsidRPr="00836A9E">
              <w:t>只允许用 t 时刻及之前的数据</w:t>
            </w:r>
          </w:p>
        </w:tc>
      </w:tr>
    </w:tbl>
    <w:p w14:paraId="55E34285" w14:textId="77777777" w:rsidR="00836A9E" w:rsidRPr="00836A9E" w:rsidRDefault="00000000" w:rsidP="00836A9E">
      <w:pPr>
        <w:rPr>
          <w:rFonts w:hint="eastAsia"/>
        </w:rPr>
      </w:pPr>
      <w:r>
        <w:pict w14:anchorId="1481385C">
          <v:rect id="_x0000_i1087" style="width:0;height:1.5pt" o:hralign="center" o:hrstd="t" o:hr="t" fillcolor="#a0a0a0" stroked="f"/>
        </w:pict>
      </w:r>
    </w:p>
    <w:p w14:paraId="0A7BC90D" w14:textId="77777777" w:rsidR="00836A9E" w:rsidRPr="00836A9E" w:rsidRDefault="00836A9E" w:rsidP="00836A9E">
      <w:pPr>
        <w:rPr>
          <w:rFonts w:hint="eastAsia"/>
          <w:b/>
          <w:bCs/>
        </w:rPr>
      </w:pPr>
      <w:r w:rsidRPr="00836A9E">
        <w:rPr>
          <w:rFonts w:ascii="Segoe UI Emoji" w:hAnsi="Segoe UI Emoji" w:cs="Segoe UI Emoji"/>
          <w:b/>
          <w:bCs/>
        </w:rPr>
        <w:t>✅</w:t>
      </w:r>
      <w:r w:rsidRPr="00836A9E">
        <w:rPr>
          <w:b/>
          <w:bCs/>
        </w:rPr>
        <w:t xml:space="preserve"> 你下一步可以考虑：</w:t>
      </w:r>
    </w:p>
    <w:p w14:paraId="49DCBE4E" w14:textId="77777777" w:rsidR="00836A9E" w:rsidRPr="00836A9E" w:rsidRDefault="00836A9E" w:rsidP="00836A9E">
      <w:pPr>
        <w:numPr>
          <w:ilvl w:val="0"/>
          <w:numId w:val="35"/>
        </w:numPr>
        <w:rPr>
          <w:rFonts w:hint="eastAsia"/>
        </w:rPr>
      </w:pPr>
      <w:r w:rsidRPr="00836A9E">
        <w:t xml:space="preserve">是否要我帮你写一个完整的滑窗样本构造器（支持批量、带步长标签、剔除 </w:t>
      </w:r>
      <w:proofErr w:type="spellStart"/>
      <w:r w:rsidRPr="00836A9E">
        <w:t>NaN</w:t>
      </w:r>
      <w:proofErr w:type="spellEnd"/>
      <w:r w:rsidRPr="00836A9E">
        <w:t>）</w:t>
      </w:r>
    </w:p>
    <w:p w14:paraId="347D9439" w14:textId="77777777" w:rsidR="00836A9E" w:rsidRPr="00836A9E" w:rsidRDefault="00836A9E" w:rsidP="00836A9E">
      <w:pPr>
        <w:numPr>
          <w:ilvl w:val="0"/>
          <w:numId w:val="35"/>
        </w:numPr>
        <w:rPr>
          <w:rFonts w:hint="eastAsia"/>
        </w:rPr>
      </w:pPr>
      <w:r w:rsidRPr="00836A9E">
        <w:t>是否需要我设计样本稀疏滑动策略（自动跳点采样）</w:t>
      </w:r>
    </w:p>
    <w:p w14:paraId="50AC1909" w14:textId="77777777" w:rsidR="00836A9E" w:rsidRPr="00836A9E" w:rsidRDefault="00836A9E" w:rsidP="00836A9E">
      <w:pPr>
        <w:numPr>
          <w:ilvl w:val="0"/>
          <w:numId w:val="35"/>
        </w:numPr>
        <w:rPr>
          <w:rFonts w:hint="eastAsia"/>
        </w:rPr>
      </w:pPr>
      <w:r w:rsidRPr="00836A9E">
        <w:t>是否想做样本结构分析（样本间相关性、特征分布）</w:t>
      </w:r>
    </w:p>
    <w:p w14:paraId="75494F4C" w14:textId="77777777" w:rsidR="00836A9E" w:rsidRPr="00836A9E" w:rsidRDefault="00836A9E" w:rsidP="00836A9E">
      <w:pPr>
        <w:rPr>
          <w:rFonts w:hint="eastAsia"/>
        </w:rPr>
      </w:pPr>
      <w:r w:rsidRPr="00836A9E">
        <w:t>我可以为你写一个“滑窗样本构造 + 多步目标生成 + 分位数支持”的通用模板。要不要现在帮你构建？</w:t>
      </w:r>
    </w:p>
    <w:p w14:paraId="450A433D" w14:textId="77777777" w:rsidR="00836A9E" w:rsidRDefault="00836A9E">
      <w:pPr>
        <w:rPr>
          <w:rFonts w:hint="eastAsia"/>
        </w:rPr>
      </w:pPr>
    </w:p>
    <w:p w14:paraId="2DEE8CAB" w14:textId="77777777" w:rsidR="00F04018" w:rsidRDefault="00F04018">
      <w:pPr>
        <w:rPr>
          <w:rFonts w:hint="eastAsia"/>
        </w:rPr>
      </w:pPr>
    </w:p>
    <w:p w14:paraId="532811CD" w14:textId="77777777" w:rsidR="00F04018" w:rsidRPr="00F04018" w:rsidRDefault="00F04018" w:rsidP="00F04018">
      <w:pPr>
        <w:rPr>
          <w:rFonts w:hint="eastAsia"/>
        </w:rPr>
      </w:pPr>
      <w:r w:rsidRPr="00F04018">
        <w:t>你这个想法非常聪明，而且是</w:t>
      </w:r>
      <w:r w:rsidRPr="00F04018">
        <w:rPr>
          <w:b/>
          <w:bCs/>
        </w:rPr>
        <w:t>完全可行的！</w:t>
      </w:r>
      <w:r w:rsidRPr="00F04018">
        <w:br/>
        <w:t xml:space="preserve">它在时间序列预测中被称为一种**"增强型单模型多步预测"（global model for multi-step forecasting）**的策略，尤其适合用像 </w:t>
      </w:r>
      <w:proofErr w:type="spellStart"/>
      <w:r w:rsidRPr="00F04018">
        <w:t>XGBoost</w:t>
      </w:r>
      <w:proofErr w:type="spellEnd"/>
      <w:r w:rsidRPr="00F04018">
        <w:t>、</w:t>
      </w:r>
      <w:proofErr w:type="spellStart"/>
      <w:r w:rsidRPr="00F04018">
        <w:t>LightGBM</w:t>
      </w:r>
      <w:proofErr w:type="spellEnd"/>
      <w:r w:rsidRPr="00F04018">
        <w:t xml:space="preserve"> 这样的非深度模型。</w:t>
      </w:r>
    </w:p>
    <w:p w14:paraId="433FC382" w14:textId="77777777" w:rsidR="00F04018" w:rsidRPr="00F04018" w:rsidRDefault="00000000" w:rsidP="00F04018">
      <w:pPr>
        <w:rPr>
          <w:rFonts w:hint="eastAsia"/>
        </w:rPr>
      </w:pPr>
      <w:r>
        <w:pict w14:anchorId="690C1DFF">
          <v:rect id="_x0000_i1088" style="width:0;height:1.5pt" o:hralign="center" o:hrstd="t" o:hr="t" fillcolor="#a0a0a0" stroked="f"/>
        </w:pict>
      </w:r>
    </w:p>
    <w:p w14:paraId="003C2A7F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你描述的方式总结如下：</w:t>
      </w:r>
    </w:p>
    <w:p w14:paraId="1F36FC91" w14:textId="77777777" w:rsidR="00F04018" w:rsidRPr="00F04018" w:rsidRDefault="00F04018" w:rsidP="00F04018">
      <w:pPr>
        <w:rPr>
          <w:rFonts w:hint="eastAsia"/>
        </w:rPr>
      </w:pPr>
      <w:r w:rsidRPr="00F04018">
        <w:rPr>
          <w:b/>
          <w:bCs/>
        </w:rPr>
        <w:t xml:space="preserve">将未来的多个预测点（t+1, t+2, ..., </w:t>
      </w:r>
      <w:proofErr w:type="spellStart"/>
      <w:r w:rsidRPr="00F04018">
        <w:rPr>
          <w:b/>
          <w:bCs/>
        </w:rPr>
        <w:t>t+H</w:t>
      </w:r>
      <w:proofErr w:type="spellEnd"/>
      <w:r w:rsidRPr="00F04018">
        <w:rPr>
          <w:b/>
          <w:bCs/>
        </w:rPr>
        <w:t>）“摊平”为训练样本</w:t>
      </w:r>
      <w:r w:rsidRPr="00F04018">
        <w:t>，</w:t>
      </w:r>
      <w:r w:rsidRPr="00F04018">
        <w:br/>
        <w:t>在每个样本中加一个特征 h 表示预测步长（如 h=1 表示预测 t+1，h=2 表示预测 t+2），</w:t>
      </w:r>
      <w:r w:rsidRPr="00F04018">
        <w:br/>
        <w:t>然后统一训练一个模型，输入是 [窗口特征 + 步数 h]，输出是 y_{</w:t>
      </w:r>
      <w:proofErr w:type="spellStart"/>
      <w:r w:rsidRPr="00F04018">
        <w:t>t+h</w:t>
      </w:r>
      <w:proofErr w:type="spellEnd"/>
      <w:r w:rsidRPr="00F04018">
        <w:t>}。</w:t>
      </w:r>
    </w:p>
    <w:p w14:paraId="1B840386" w14:textId="77777777" w:rsidR="00F04018" w:rsidRPr="00F04018" w:rsidRDefault="00000000" w:rsidP="00F04018">
      <w:pPr>
        <w:rPr>
          <w:rFonts w:hint="eastAsia"/>
        </w:rPr>
      </w:pPr>
      <w:r>
        <w:pict w14:anchorId="10E7A1DF">
          <v:rect id="_x0000_i1089" style="width:0;height:1.5pt" o:hralign="center" o:hrstd="t" o:hr="t" fillcolor="#a0a0a0" stroked="f"/>
        </w:pict>
      </w:r>
    </w:p>
    <w:p w14:paraId="3287DA10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举例</w:t>
      </w:r>
    </w:p>
    <w:p w14:paraId="20C55C00" w14:textId="77777777" w:rsidR="00F04018" w:rsidRPr="00F04018" w:rsidRDefault="00F04018" w:rsidP="00F04018">
      <w:pPr>
        <w:rPr>
          <w:rFonts w:hint="eastAsia"/>
        </w:rPr>
      </w:pPr>
      <w:r w:rsidRPr="00F04018">
        <w:t>假设：</w:t>
      </w:r>
    </w:p>
    <w:p w14:paraId="4E672AB7" w14:textId="77777777" w:rsidR="00F04018" w:rsidRPr="00F04018" w:rsidRDefault="00F04018" w:rsidP="00F04018">
      <w:pPr>
        <w:numPr>
          <w:ilvl w:val="0"/>
          <w:numId w:val="36"/>
        </w:numPr>
        <w:rPr>
          <w:rFonts w:hint="eastAsia"/>
        </w:rPr>
      </w:pPr>
      <w:r w:rsidRPr="00F04018">
        <w:t xml:space="preserve">输入窗口为 [y_{t-5}, ..., </w:t>
      </w:r>
      <w:proofErr w:type="spellStart"/>
      <w:r w:rsidRPr="00F04018">
        <w:t>y_t</w:t>
      </w:r>
      <w:proofErr w:type="spellEnd"/>
      <w:r w:rsidRPr="00F04018">
        <w:t>]</w:t>
      </w:r>
    </w:p>
    <w:p w14:paraId="66DE8997" w14:textId="77777777" w:rsidR="00F04018" w:rsidRPr="00F04018" w:rsidRDefault="00F04018" w:rsidP="00F04018">
      <w:pPr>
        <w:numPr>
          <w:ilvl w:val="0"/>
          <w:numId w:val="36"/>
        </w:numPr>
        <w:rPr>
          <w:rFonts w:hint="eastAsia"/>
        </w:rPr>
      </w:pPr>
      <w:r w:rsidRPr="00F04018">
        <w:t>预测步长 H = 3（t+1, t+2, t+3）</w:t>
      </w:r>
    </w:p>
    <w:p w14:paraId="02516144" w14:textId="77777777" w:rsidR="00F04018" w:rsidRPr="00F04018" w:rsidRDefault="00F04018" w:rsidP="00F04018">
      <w:pPr>
        <w:rPr>
          <w:rFonts w:hint="eastAsia"/>
        </w:rPr>
      </w:pPr>
      <w:r w:rsidRPr="00F04018">
        <w:t>你构造的数据：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12"/>
        <w:gridCol w:w="330"/>
        <w:gridCol w:w="183"/>
        <w:gridCol w:w="701"/>
      </w:tblGrid>
      <w:tr w:rsidR="00F04018" w:rsidRPr="00F04018" w14:paraId="6F34E717" w14:textId="77777777" w:rsidTr="00F04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D2767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y_{t-5}</w:t>
            </w:r>
          </w:p>
        </w:tc>
        <w:tc>
          <w:tcPr>
            <w:tcW w:w="0" w:type="auto"/>
            <w:vAlign w:val="center"/>
            <w:hideMark/>
          </w:tcPr>
          <w:p w14:paraId="1EAD48A7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8C8FBE8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proofErr w:type="spellStart"/>
            <w:r w:rsidRPr="00F04018">
              <w:rPr>
                <w:b/>
                <w:bCs/>
              </w:rPr>
              <w:t>y_t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4EEA6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DF4462D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target</w:t>
            </w:r>
          </w:p>
        </w:tc>
      </w:tr>
      <w:tr w:rsidR="00F04018" w:rsidRPr="00F04018" w14:paraId="13F7DA13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46C7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1.1</w:t>
            </w:r>
          </w:p>
        </w:tc>
        <w:tc>
          <w:tcPr>
            <w:tcW w:w="0" w:type="auto"/>
            <w:vAlign w:val="center"/>
            <w:hideMark/>
          </w:tcPr>
          <w:p w14:paraId="15B23004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...</w:t>
            </w:r>
          </w:p>
        </w:tc>
        <w:tc>
          <w:tcPr>
            <w:tcW w:w="0" w:type="auto"/>
            <w:vAlign w:val="center"/>
            <w:hideMark/>
          </w:tcPr>
          <w:p w14:paraId="6FE8B642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3.2</w:t>
            </w:r>
          </w:p>
        </w:tc>
        <w:tc>
          <w:tcPr>
            <w:tcW w:w="0" w:type="auto"/>
            <w:vAlign w:val="center"/>
            <w:hideMark/>
          </w:tcPr>
          <w:p w14:paraId="4DA4F3A4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1</w:t>
            </w:r>
          </w:p>
        </w:tc>
        <w:tc>
          <w:tcPr>
            <w:tcW w:w="0" w:type="auto"/>
            <w:vAlign w:val="center"/>
            <w:hideMark/>
          </w:tcPr>
          <w:p w14:paraId="4C23C98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y_{t+1}</w:t>
            </w:r>
          </w:p>
        </w:tc>
      </w:tr>
      <w:tr w:rsidR="00F04018" w:rsidRPr="00F04018" w14:paraId="254F7B80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D90E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1.1</w:t>
            </w:r>
          </w:p>
        </w:tc>
        <w:tc>
          <w:tcPr>
            <w:tcW w:w="0" w:type="auto"/>
            <w:vAlign w:val="center"/>
            <w:hideMark/>
          </w:tcPr>
          <w:p w14:paraId="1214B2E0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...</w:t>
            </w:r>
          </w:p>
        </w:tc>
        <w:tc>
          <w:tcPr>
            <w:tcW w:w="0" w:type="auto"/>
            <w:vAlign w:val="center"/>
            <w:hideMark/>
          </w:tcPr>
          <w:p w14:paraId="3F1EE51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3.2</w:t>
            </w:r>
          </w:p>
        </w:tc>
        <w:tc>
          <w:tcPr>
            <w:tcW w:w="0" w:type="auto"/>
            <w:vAlign w:val="center"/>
            <w:hideMark/>
          </w:tcPr>
          <w:p w14:paraId="1F4843AF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2</w:t>
            </w:r>
          </w:p>
        </w:tc>
        <w:tc>
          <w:tcPr>
            <w:tcW w:w="0" w:type="auto"/>
            <w:vAlign w:val="center"/>
            <w:hideMark/>
          </w:tcPr>
          <w:p w14:paraId="3259424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y_{t+2}</w:t>
            </w:r>
          </w:p>
        </w:tc>
      </w:tr>
      <w:tr w:rsidR="00F04018" w:rsidRPr="00F04018" w14:paraId="0790F936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A6B4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1.1</w:t>
            </w:r>
          </w:p>
        </w:tc>
        <w:tc>
          <w:tcPr>
            <w:tcW w:w="0" w:type="auto"/>
            <w:vAlign w:val="center"/>
            <w:hideMark/>
          </w:tcPr>
          <w:p w14:paraId="72A532F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...</w:t>
            </w:r>
          </w:p>
        </w:tc>
        <w:tc>
          <w:tcPr>
            <w:tcW w:w="0" w:type="auto"/>
            <w:vAlign w:val="center"/>
            <w:hideMark/>
          </w:tcPr>
          <w:p w14:paraId="46A1E775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3.2</w:t>
            </w:r>
          </w:p>
        </w:tc>
        <w:tc>
          <w:tcPr>
            <w:tcW w:w="0" w:type="auto"/>
            <w:vAlign w:val="center"/>
            <w:hideMark/>
          </w:tcPr>
          <w:p w14:paraId="4C393B5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3</w:t>
            </w:r>
          </w:p>
        </w:tc>
        <w:tc>
          <w:tcPr>
            <w:tcW w:w="0" w:type="auto"/>
            <w:vAlign w:val="center"/>
            <w:hideMark/>
          </w:tcPr>
          <w:p w14:paraId="4AA719AE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y_{t+3}</w:t>
            </w:r>
          </w:p>
        </w:tc>
      </w:tr>
      <w:tr w:rsidR="00F04018" w:rsidRPr="00F04018" w14:paraId="6BD73949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4DA7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...</w:t>
            </w:r>
          </w:p>
        </w:tc>
        <w:tc>
          <w:tcPr>
            <w:tcW w:w="0" w:type="auto"/>
            <w:vAlign w:val="center"/>
            <w:hideMark/>
          </w:tcPr>
          <w:p w14:paraId="4970F2FB" w14:textId="77777777" w:rsidR="00F04018" w:rsidRPr="00F04018" w:rsidRDefault="00F04018" w:rsidP="00F0401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D2675EE" w14:textId="77777777" w:rsidR="00F04018" w:rsidRPr="00F04018" w:rsidRDefault="00F04018" w:rsidP="00F0401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786F0C6" w14:textId="77777777" w:rsidR="00F04018" w:rsidRPr="00F04018" w:rsidRDefault="00F04018" w:rsidP="00F04018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ECF9015" w14:textId="77777777" w:rsidR="00F04018" w:rsidRPr="00F04018" w:rsidRDefault="00F04018" w:rsidP="00F04018">
            <w:pPr>
              <w:rPr>
                <w:rFonts w:hint="eastAsia"/>
              </w:rPr>
            </w:pPr>
          </w:p>
        </w:tc>
      </w:tr>
    </w:tbl>
    <w:p w14:paraId="3ABDA68C" w14:textId="77777777" w:rsidR="00F04018" w:rsidRPr="00F04018" w:rsidRDefault="00000000" w:rsidP="00F04018">
      <w:pPr>
        <w:rPr>
          <w:rFonts w:hint="eastAsia"/>
        </w:rPr>
      </w:pPr>
      <w:r>
        <w:lastRenderedPageBreak/>
        <w:pict w14:anchorId="2139A083">
          <v:rect id="_x0000_i1090" style="width:0;height:1.5pt" o:hralign="center" o:hrstd="t" o:hr="t" fillcolor="#a0a0a0" stroked="f"/>
        </w:pict>
      </w:r>
    </w:p>
    <w:p w14:paraId="18AB1A9C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模型训练和预测流程</w:t>
      </w:r>
    </w:p>
    <w:p w14:paraId="77288CAA" w14:textId="77777777" w:rsidR="00F04018" w:rsidRPr="00F04018" w:rsidRDefault="00F04018" w:rsidP="00F04018">
      <w:pPr>
        <w:numPr>
          <w:ilvl w:val="0"/>
          <w:numId w:val="37"/>
        </w:numPr>
        <w:rPr>
          <w:rFonts w:hint="eastAsia"/>
        </w:rPr>
      </w:pPr>
      <w:r w:rsidRPr="00F04018">
        <w:rPr>
          <w:b/>
          <w:bCs/>
        </w:rPr>
        <w:t>训练时</w:t>
      </w:r>
      <w:r w:rsidRPr="00F04018">
        <w:t>：用全体历史数据 + 多个步长样本混合训练一个模型</w:t>
      </w:r>
    </w:p>
    <w:p w14:paraId="69A94639" w14:textId="77777777" w:rsidR="00F04018" w:rsidRPr="00F04018" w:rsidRDefault="00F04018" w:rsidP="00F04018">
      <w:pPr>
        <w:numPr>
          <w:ilvl w:val="0"/>
          <w:numId w:val="37"/>
        </w:numPr>
        <w:rPr>
          <w:rFonts w:hint="eastAsia"/>
        </w:rPr>
      </w:pPr>
      <w:r w:rsidRPr="00F04018">
        <w:rPr>
          <w:b/>
          <w:bCs/>
        </w:rPr>
        <w:t>预测时</w:t>
      </w:r>
      <w:r w:rsidRPr="00F04018">
        <w:t xml:space="preserve">：对每个预测时间点 </w:t>
      </w:r>
      <w:proofErr w:type="spellStart"/>
      <w:r w:rsidRPr="00F04018">
        <w:t>t+h</w:t>
      </w:r>
      <w:proofErr w:type="spellEnd"/>
      <w:r w:rsidRPr="00F04018">
        <w:t>，输入特征加上 h，模型预测 y_{</w:t>
      </w:r>
      <w:proofErr w:type="spellStart"/>
      <w:r w:rsidRPr="00F04018">
        <w:t>t+h</w:t>
      </w:r>
      <w:proofErr w:type="spellEnd"/>
      <w:r w:rsidRPr="00F04018">
        <w:t>}</w:t>
      </w:r>
    </w:p>
    <w:p w14:paraId="1DF7EB46" w14:textId="77777777" w:rsidR="00F04018" w:rsidRPr="00F04018" w:rsidRDefault="00000000" w:rsidP="00F04018">
      <w:pPr>
        <w:rPr>
          <w:rFonts w:hint="eastAsia"/>
        </w:rPr>
      </w:pPr>
      <w:r>
        <w:pict w14:anchorId="3ACF736B">
          <v:rect id="_x0000_i1091" style="width:0;height:1.5pt" o:hralign="center" o:hrstd="t" o:hr="t" fillcolor="#a0a0a0" stroked="f"/>
        </w:pict>
      </w:r>
    </w:p>
    <w:p w14:paraId="4B09ABDA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优点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485"/>
      </w:tblGrid>
      <w:tr w:rsidR="00F04018" w:rsidRPr="00F04018" w14:paraId="103326C4" w14:textId="77777777" w:rsidTr="00F04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2B8B7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62451B3F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说明</w:t>
            </w:r>
          </w:p>
        </w:tc>
      </w:tr>
      <w:tr w:rsidR="00F04018" w:rsidRPr="00F04018" w14:paraId="3D728F84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EFBE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rPr>
                <w:rFonts w:ascii="Segoe UI Emoji" w:hAnsi="Segoe UI Emoji" w:cs="Segoe UI Emoji"/>
              </w:rPr>
              <w:t>✅</w:t>
            </w:r>
            <w:r w:rsidRPr="00F04018">
              <w:t xml:space="preserve"> 增加训练样本数</w:t>
            </w:r>
          </w:p>
        </w:tc>
        <w:tc>
          <w:tcPr>
            <w:tcW w:w="0" w:type="auto"/>
            <w:vAlign w:val="center"/>
            <w:hideMark/>
          </w:tcPr>
          <w:p w14:paraId="0F940AE4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每个时间点可生成 H 个样本</w:t>
            </w:r>
          </w:p>
        </w:tc>
      </w:tr>
      <w:tr w:rsidR="00F04018" w:rsidRPr="00F04018" w14:paraId="0374464A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87C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rPr>
                <w:rFonts w:ascii="Segoe UI Emoji" w:hAnsi="Segoe UI Emoji" w:cs="Segoe UI Emoji"/>
              </w:rPr>
              <w:t>✅</w:t>
            </w:r>
            <w:r w:rsidRPr="00F04018">
              <w:t xml:space="preserve"> 使用单一模型</w:t>
            </w:r>
          </w:p>
        </w:tc>
        <w:tc>
          <w:tcPr>
            <w:tcW w:w="0" w:type="auto"/>
            <w:vAlign w:val="center"/>
            <w:hideMark/>
          </w:tcPr>
          <w:p w14:paraId="4F7CD7E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便于部署和维护，统一特征结构</w:t>
            </w:r>
          </w:p>
        </w:tc>
      </w:tr>
      <w:tr w:rsidR="00F04018" w:rsidRPr="00F04018" w14:paraId="1E3B4F38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3849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rPr>
                <w:rFonts w:ascii="Segoe UI Emoji" w:hAnsi="Segoe UI Emoji" w:cs="Segoe UI Emoji"/>
              </w:rPr>
              <w:t>✅</w:t>
            </w:r>
            <w:r w:rsidRPr="00F04018">
              <w:t xml:space="preserve"> 保留步长差异性</w:t>
            </w:r>
          </w:p>
        </w:tc>
        <w:tc>
          <w:tcPr>
            <w:tcW w:w="0" w:type="auto"/>
            <w:vAlign w:val="center"/>
            <w:hideMark/>
          </w:tcPr>
          <w:p w14:paraId="42B11339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加入 h 作为显式特征让模型学到不同预测难度</w:t>
            </w:r>
          </w:p>
        </w:tc>
      </w:tr>
      <w:tr w:rsidR="00F04018" w:rsidRPr="00F04018" w14:paraId="365A6F45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E53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rPr>
                <w:rFonts w:ascii="Segoe UI Emoji" w:hAnsi="Segoe UI Emoji" w:cs="Segoe UI Emoji"/>
              </w:rPr>
              <w:t>✅</w:t>
            </w:r>
            <w:r w:rsidRPr="00F04018">
              <w:t xml:space="preserve"> 模型共享能力强</w:t>
            </w:r>
          </w:p>
        </w:tc>
        <w:tc>
          <w:tcPr>
            <w:tcW w:w="0" w:type="auto"/>
            <w:vAlign w:val="center"/>
            <w:hideMark/>
          </w:tcPr>
          <w:p w14:paraId="0E177E7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低资源场景适用，不需为每个未来时刻训练模型</w:t>
            </w:r>
          </w:p>
        </w:tc>
      </w:tr>
    </w:tbl>
    <w:p w14:paraId="466B8913" w14:textId="77777777" w:rsidR="00F04018" w:rsidRPr="00F04018" w:rsidRDefault="00000000" w:rsidP="00F04018">
      <w:pPr>
        <w:rPr>
          <w:rFonts w:hint="eastAsia"/>
        </w:rPr>
      </w:pPr>
      <w:r>
        <w:pict w14:anchorId="438BA1B1">
          <v:rect id="_x0000_i1092" style="width:0;height:1.5pt" o:hralign="center" o:hrstd="t" o:hr="t" fillcolor="#a0a0a0" stroked="f"/>
        </w:pict>
      </w:r>
    </w:p>
    <w:p w14:paraId="26768408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⚠️</w:t>
      </w:r>
      <w:r w:rsidRPr="00F04018">
        <w:rPr>
          <w:b/>
          <w:bCs/>
        </w:rPr>
        <w:t xml:space="preserve"> 可能的缺点 / 注意事项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3967"/>
      </w:tblGrid>
      <w:tr w:rsidR="00F04018" w:rsidRPr="00F04018" w14:paraId="5A876390" w14:textId="77777777" w:rsidTr="00F04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3F07D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311DAD20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应对方法</w:t>
            </w:r>
          </w:p>
        </w:tc>
      </w:tr>
      <w:tr w:rsidR="00F04018" w:rsidRPr="00F04018" w14:paraId="25B03322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7B55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不同步长预测难度不同（t+1 vs t+10）</w:t>
            </w:r>
          </w:p>
        </w:tc>
        <w:tc>
          <w:tcPr>
            <w:tcW w:w="0" w:type="auto"/>
            <w:vAlign w:val="center"/>
            <w:hideMark/>
          </w:tcPr>
          <w:p w14:paraId="7B9F348E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可以加入更多基于 h 的特征，比如 1/h, h^2, log(h) 等</w:t>
            </w:r>
          </w:p>
        </w:tc>
      </w:tr>
      <w:tr w:rsidR="00F04018" w:rsidRPr="00F04018" w14:paraId="75CF044E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6974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不同时间步的分布可能不同</w:t>
            </w:r>
          </w:p>
        </w:tc>
        <w:tc>
          <w:tcPr>
            <w:tcW w:w="0" w:type="auto"/>
            <w:vAlign w:val="center"/>
            <w:hideMark/>
          </w:tcPr>
          <w:p w14:paraId="522879A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可以加入周期性信息（如 day-of-week）辅助稳定性</w:t>
            </w:r>
          </w:p>
        </w:tc>
      </w:tr>
      <w:tr w:rsidR="00F04018" w:rsidRPr="00F04018" w14:paraId="1BEB00C2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16FA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最后模型输出精度可能不如 per-step 模型（特别是长预测）</w:t>
            </w:r>
          </w:p>
        </w:tc>
        <w:tc>
          <w:tcPr>
            <w:tcW w:w="0" w:type="auto"/>
            <w:vAlign w:val="center"/>
            <w:hideMark/>
          </w:tcPr>
          <w:p w14:paraId="6CAF4B5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可以结合模型加权或混合方案调整</w:t>
            </w:r>
          </w:p>
        </w:tc>
      </w:tr>
    </w:tbl>
    <w:p w14:paraId="2188E187" w14:textId="77777777" w:rsidR="00F04018" w:rsidRPr="00F04018" w:rsidRDefault="00000000" w:rsidP="00F04018">
      <w:pPr>
        <w:rPr>
          <w:rFonts w:hint="eastAsia"/>
        </w:rPr>
      </w:pPr>
      <w:r>
        <w:pict w14:anchorId="5EC6EAA0">
          <v:rect id="_x0000_i1093" style="width:0;height:1.5pt" o:hralign="center" o:hrstd="t" o:hr="t" fillcolor="#a0a0a0" stroked="f"/>
        </w:pict>
      </w:r>
    </w:p>
    <w:p w14:paraId="1B40C3B9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与多目标输出方式（Multi-Output）对比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123"/>
        <w:gridCol w:w="3015"/>
      </w:tblGrid>
      <w:tr w:rsidR="00F04018" w:rsidRPr="00F04018" w14:paraId="6D329577" w14:textId="77777777" w:rsidTr="00F04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5538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2E4F03FC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你提的方法（带 h 特征单模型）</w:t>
            </w:r>
          </w:p>
        </w:tc>
        <w:tc>
          <w:tcPr>
            <w:tcW w:w="0" w:type="auto"/>
            <w:vAlign w:val="center"/>
            <w:hideMark/>
          </w:tcPr>
          <w:p w14:paraId="2858AEB1" w14:textId="77777777" w:rsidR="00F04018" w:rsidRPr="00F04018" w:rsidRDefault="00F04018" w:rsidP="00F04018">
            <w:pPr>
              <w:rPr>
                <w:rFonts w:hint="eastAsia"/>
                <w:b/>
                <w:bCs/>
              </w:rPr>
            </w:pPr>
            <w:r w:rsidRPr="00F04018">
              <w:rPr>
                <w:b/>
                <w:bCs/>
              </w:rPr>
              <w:t>多目标输出模型</w:t>
            </w:r>
          </w:p>
        </w:tc>
      </w:tr>
      <w:tr w:rsidR="00F04018" w:rsidRPr="00F04018" w14:paraId="0A2835A9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5EA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训练复杂度</w:t>
            </w:r>
          </w:p>
        </w:tc>
        <w:tc>
          <w:tcPr>
            <w:tcW w:w="0" w:type="auto"/>
            <w:vAlign w:val="center"/>
            <w:hideMark/>
          </w:tcPr>
          <w:p w14:paraId="43C74A33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较低（一个模型）</w:t>
            </w:r>
          </w:p>
        </w:tc>
        <w:tc>
          <w:tcPr>
            <w:tcW w:w="0" w:type="auto"/>
            <w:vAlign w:val="center"/>
            <w:hideMark/>
          </w:tcPr>
          <w:p w14:paraId="4F765859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较高（多个模型或多输出结构）</w:t>
            </w:r>
          </w:p>
        </w:tc>
      </w:tr>
      <w:tr w:rsidR="00F04018" w:rsidRPr="00F04018" w14:paraId="77DE3D09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5A61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模型数量</w:t>
            </w:r>
          </w:p>
        </w:tc>
        <w:tc>
          <w:tcPr>
            <w:tcW w:w="0" w:type="auto"/>
            <w:vAlign w:val="center"/>
            <w:hideMark/>
          </w:tcPr>
          <w:p w14:paraId="535B07BD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1 个</w:t>
            </w:r>
          </w:p>
        </w:tc>
        <w:tc>
          <w:tcPr>
            <w:tcW w:w="0" w:type="auto"/>
            <w:vAlign w:val="center"/>
            <w:hideMark/>
          </w:tcPr>
          <w:p w14:paraId="6644C8F5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多个（或 1 个多输出）</w:t>
            </w:r>
          </w:p>
        </w:tc>
      </w:tr>
      <w:tr w:rsidR="00F04018" w:rsidRPr="00F04018" w14:paraId="7C5B8F7C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80E7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精度（短期）</w:t>
            </w:r>
          </w:p>
        </w:tc>
        <w:tc>
          <w:tcPr>
            <w:tcW w:w="0" w:type="auto"/>
            <w:vAlign w:val="center"/>
            <w:hideMark/>
          </w:tcPr>
          <w:p w14:paraId="43D5D07F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可接近</w:t>
            </w:r>
          </w:p>
        </w:tc>
        <w:tc>
          <w:tcPr>
            <w:tcW w:w="0" w:type="auto"/>
            <w:vAlign w:val="center"/>
            <w:hideMark/>
          </w:tcPr>
          <w:p w14:paraId="7CAC62E9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更优（针对每步优化）</w:t>
            </w:r>
          </w:p>
        </w:tc>
      </w:tr>
      <w:tr w:rsidR="00F04018" w:rsidRPr="00F04018" w14:paraId="77E94358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7837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精度（长期）</w:t>
            </w:r>
          </w:p>
        </w:tc>
        <w:tc>
          <w:tcPr>
            <w:tcW w:w="0" w:type="auto"/>
            <w:vAlign w:val="center"/>
            <w:hideMark/>
          </w:tcPr>
          <w:p w14:paraId="10BCACAD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稍差（泛化困难）</w:t>
            </w:r>
          </w:p>
        </w:tc>
        <w:tc>
          <w:tcPr>
            <w:tcW w:w="0" w:type="auto"/>
            <w:vAlign w:val="center"/>
            <w:hideMark/>
          </w:tcPr>
          <w:p w14:paraId="31392265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稳定性更强（不共用权重）</w:t>
            </w:r>
          </w:p>
        </w:tc>
      </w:tr>
      <w:tr w:rsidR="00F04018" w:rsidRPr="00F04018" w14:paraId="785A210B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922F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适配性</w:t>
            </w:r>
          </w:p>
        </w:tc>
        <w:tc>
          <w:tcPr>
            <w:tcW w:w="0" w:type="auto"/>
            <w:vAlign w:val="center"/>
            <w:hideMark/>
          </w:tcPr>
          <w:p w14:paraId="31FA01CC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强，便于部署</w:t>
            </w:r>
          </w:p>
        </w:tc>
        <w:tc>
          <w:tcPr>
            <w:tcW w:w="0" w:type="auto"/>
            <w:vAlign w:val="center"/>
            <w:hideMark/>
          </w:tcPr>
          <w:p w14:paraId="5F23B817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稍复杂，难解释每一步</w:t>
            </w:r>
          </w:p>
        </w:tc>
      </w:tr>
      <w:tr w:rsidR="00F04018" w:rsidRPr="00F04018" w14:paraId="5F58A405" w14:textId="77777777" w:rsidTr="00F04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A945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推荐使用场景</w:t>
            </w:r>
          </w:p>
        </w:tc>
        <w:tc>
          <w:tcPr>
            <w:tcW w:w="0" w:type="auto"/>
            <w:vAlign w:val="center"/>
            <w:hideMark/>
          </w:tcPr>
          <w:p w14:paraId="451482B9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资源有限，步长不长</w:t>
            </w:r>
          </w:p>
        </w:tc>
        <w:tc>
          <w:tcPr>
            <w:tcW w:w="0" w:type="auto"/>
            <w:vAlign w:val="center"/>
            <w:hideMark/>
          </w:tcPr>
          <w:p w14:paraId="3EE7D810" w14:textId="77777777" w:rsidR="00F04018" w:rsidRPr="00F04018" w:rsidRDefault="00F04018" w:rsidP="00F04018">
            <w:pPr>
              <w:rPr>
                <w:rFonts w:hint="eastAsia"/>
              </w:rPr>
            </w:pPr>
            <w:r w:rsidRPr="00F04018">
              <w:t>精度关键，预测间隔大</w:t>
            </w:r>
          </w:p>
        </w:tc>
      </w:tr>
    </w:tbl>
    <w:p w14:paraId="66993539" w14:textId="77777777" w:rsidR="00F04018" w:rsidRPr="00F04018" w:rsidRDefault="00000000" w:rsidP="00F04018">
      <w:pPr>
        <w:rPr>
          <w:rFonts w:hint="eastAsia"/>
        </w:rPr>
      </w:pPr>
      <w:r>
        <w:pict w14:anchorId="1023E879">
          <v:rect id="_x0000_i1094" style="width:0;height:1.5pt" o:hralign="center" o:hrstd="t" o:hr="t" fillcolor="#a0a0a0" stroked="f"/>
        </w:pict>
      </w:r>
    </w:p>
    <w:p w14:paraId="1E9BAAA5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实际经验建议</w:t>
      </w:r>
    </w:p>
    <w:p w14:paraId="54EE34BC" w14:textId="77777777" w:rsidR="00F04018" w:rsidRPr="00F04018" w:rsidRDefault="00F04018" w:rsidP="00F04018">
      <w:pPr>
        <w:rPr>
          <w:rFonts w:hint="eastAsia"/>
        </w:rPr>
      </w:pPr>
      <w:r w:rsidRPr="00F04018">
        <w:t xml:space="preserve">你提的方法是一种 </w:t>
      </w:r>
      <w:r w:rsidRPr="00F04018">
        <w:rPr>
          <w:b/>
          <w:bCs/>
        </w:rPr>
        <w:t>非常实用的工业级技巧</w:t>
      </w:r>
      <w:r w:rsidRPr="00F04018">
        <w:t>，很多 Kaggle 时间序列比赛和工业项目中都有类似做法，比如：</w:t>
      </w:r>
    </w:p>
    <w:p w14:paraId="516A045C" w14:textId="77777777" w:rsidR="00F04018" w:rsidRPr="00F04018" w:rsidRDefault="00F04018" w:rsidP="00F04018">
      <w:pPr>
        <w:numPr>
          <w:ilvl w:val="0"/>
          <w:numId w:val="38"/>
        </w:numPr>
        <w:rPr>
          <w:rFonts w:hint="eastAsia"/>
        </w:rPr>
      </w:pPr>
      <w:r w:rsidRPr="00F04018">
        <w:t>在 h 上构造非线性特征（如 h², sin(h), log(h)）</w:t>
      </w:r>
    </w:p>
    <w:p w14:paraId="6B36251F" w14:textId="77777777" w:rsidR="00F04018" w:rsidRPr="00F04018" w:rsidRDefault="00F04018" w:rsidP="00F04018">
      <w:pPr>
        <w:numPr>
          <w:ilvl w:val="0"/>
          <w:numId w:val="38"/>
        </w:numPr>
        <w:rPr>
          <w:rFonts w:hint="eastAsia"/>
        </w:rPr>
      </w:pPr>
      <w:r w:rsidRPr="00F04018">
        <w:t>加入是否为首步预测等 binary 特征</w:t>
      </w:r>
    </w:p>
    <w:p w14:paraId="173AFF17" w14:textId="77777777" w:rsidR="00F04018" w:rsidRPr="00F04018" w:rsidRDefault="00F04018" w:rsidP="00F04018">
      <w:pPr>
        <w:numPr>
          <w:ilvl w:val="0"/>
          <w:numId w:val="38"/>
        </w:numPr>
        <w:rPr>
          <w:rFonts w:hint="eastAsia"/>
        </w:rPr>
      </w:pPr>
      <w:r w:rsidRPr="00F04018">
        <w:t>结合目标缩放（per-h scaling）</w:t>
      </w:r>
    </w:p>
    <w:p w14:paraId="4D58CD54" w14:textId="77777777" w:rsidR="00F04018" w:rsidRPr="00F04018" w:rsidRDefault="00F04018" w:rsidP="00F04018">
      <w:pPr>
        <w:rPr>
          <w:rFonts w:hint="eastAsia"/>
        </w:rPr>
      </w:pPr>
      <w:r w:rsidRPr="00F04018">
        <w:t>如果你想兼顾</w:t>
      </w:r>
      <w:r w:rsidRPr="00F04018">
        <w:rPr>
          <w:b/>
          <w:bCs/>
        </w:rPr>
        <w:t>性能 + 易部署性</w:t>
      </w:r>
      <w:r w:rsidRPr="00F04018">
        <w:t>，我建议：</w:t>
      </w:r>
    </w:p>
    <w:p w14:paraId="62C9DD4A" w14:textId="77777777" w:rsidR="00F04018" w:rsidRPr="00F04018" w:rsidRDefault="00F04018" w:rsidP="00F04018">
      <w:pPr>
        <w:numPr>
          <w:ilvl w:val="0"/>
          <w:numId w:val="39"/>
        </w:numPr>
        <w:rPr>
          <w:rFonts w:hint="eastAsia"/>
        </w:rPr>
      </w:pPr>
      <w:r w:rsidRPr="00F04018">
        <w:t xml:space="preserve">首先尝试你的 </w:t>
      </w:r>
      <w:r w:rsidRPr="00F04018">
        <w:rPr>
          <w:b/>
          <w:bCs/>
        </w:rPr>
        <w:t>“单模型 + h 特征”</w:t>
      </w:r>
      <w:r w:rsidRPr="00F04018">
        <w:t xml:space="preserve"> 方法</w:t>
      </w:r>
    </w:p>
    <w:p w14:paraId="753B4E8D" w14:textId="77777777" w:rsidR="00F04018" w:rsidRPr="00F04018" w:rsidRDefault="00F04018" w:rsidP="00F04018">
      <w:pPr>
        <w:numPr>
          <w:ilvl w:val="0"/>
          <w:numId w:val="39"/>
        </w:numPr>
        <w:rPr>
          <w:rFonts w:hint="eastAsia"/>
        </w:rPr>
      </w:pPr>
      <w:r w:rsidRPr="00F04018">
        <w:t>对比性能后再考虑是否切换到多模型或深度方式</w:t>
      </w:r>
    </w:p>
    <w:p w14:paraId="7F415BEC" w14:textId="77777777" w:rsidR="00F04018" w:rsidRPr="00F04018" w:rsidRDefault="00000000" w:rsidP="00F04018">
      <w:pPr>
        <w:rPr>
          <w:rFonts w:hint="eastAsia"/>
        </w:rPr>
      </w:pPr>
      <w:r>
        <w:pict w14:anchorId="4C9A3675">
          <v:rect id="_x0000_i1095" style="width:0;height:1.5pt" o:hralign="center" o:hrstd="t" o:hr="t" fillcolor="#a0a0a0" stroked="f"/>
        </w:pict>
      </w:r>
    </w:p>
    <w:p w14:paraId="097071BC" w14:textId="77777777" w:rsidR="00F04018" w:rsidRPr="00F04018" w:rsidRDefault="00F04018" w:rsidP="00F04018">
      <w:pPr>
        <w:rPr>
          <w:rFonts w:hint="eastAsia"/>
          <w:b/>
          <w:bCs/>
        </w:rPr>
      </w:pPr>
      <w:r w:rsidRPr="00F04018">
        <w:rPr>
          <w:rFonts w:ascii="Segoe UI Emoji" w:hAnsi="Segoe UI Emoji" w:cs="Segoe UI Emoji"/>
          <w:b/>
          <w:bCs/>
        </w:rPr>
        <w:t>✅</w:t>
      </w:r>
      <w:r w:rsidRPr="00F04018">
        <w:rPr>
          <w:b/>
          <w:bCs/>
        </w:rPr>
        <w:t xml:space="preserve"> 如果你需要，我可以帮你：</w:t>
      </w:r>
    </w:p>
    <w:p w14:paraId="39C7FCA8" w14:textId="77777777" w:rsidR="00F04018" w:rsidRPr="00F04018" w:rsidRDefault="00F04018" w:rsidP="00F04018">
      <w:pPr>
        <w:numPr>
          <w:ilvl w:val="0"/>
          <w:numId w:val="40"/>
        </w:numPr>
        <w:rPr>
          <w:rFonts w:hint="eastAsia"/>
        </w:rPr>
      </w:pPr>
      <w:r w:rsidRPr="00F04018">
        <w:rPr>
          <w:rFonts w:ascii="Segoe UI Emoji" w:hAnsi="Segoe UI Emoji" w:cs="Segoe UI Emoji"/>
        </w:rPr>
        <w:lastRenderedPageBreak/>
        <w:t>✨</w:t>
      </w:r>
      <w:r w:rsidRPr="00F04018">
        <w:t xml:space="preserve"> 封装一个多步滚动预测器，支持 h 特征注入</w:t>
      </w:r>
    </w:p>
    <w:p w14:paraId="48349E2F" w14:textId="77777777" w:rsidR="00F04018" w:rsidRPr="00F04018" w:rsidRDefault="00F04018" w:rsidP="00F04018">
      <w:pPr>
        <w:numPr>
          <w:ilvl w:val="0"/>
          <w:numId w:val="40"/>
        </w:numPr>
        <w:rPr>
          <w:rFonts w:hint="eastAsia"/>
        </w:rPr>
      </w:pPr>
      <w:r w:rsidRPr="00F04018">
        <w:rPr>
          <w:rFonts w:ascii="Segoe UI Emoji" w:hAnsi="Segoe UI Emoji" w:cs="Segoe UI Emoji"/>
        </w:rPr>
        <w:t>📈</w:t>
      </w:r>
      <w:r w:rsidRPr="00F04018">
        <w:t xml:space="preserve"> 可视化每一步预测 vs 实际</w:t>
      </w:r>
    </w:p>
    <w:p w14:paraId="25A55328" w14:textId="77777777" w:rsidR="00F04018" w:rsidRPr="00F04018" w:rsidRDefault="00F04018" w:rsidP="00F04018">
      <w:pPr>
        <w:numPr>
          <w:ilvl w:val="0"/>
          <w:numId w:val="40"/>
        </w:numPr>
        <w:rPr>
          <w:rFonts w:hint="eastAsia"/>
        </w:rPr>
      </w:pPr>
      <w:r w:rsidRPr="00F04018">
        <w:rPr>
          <w:rFonts w:ascii="Segoe UI Emoji" w:hAnsi="Segoe UI Emoji" w:cs="Segoe UI Emoji"/>
        </w:rPr>
        <w:t>⚠️</w:t>
      </w:r>
      <w:r w:rsidRPr="00F04018">
        <w:t xml:space="preserve"> 设计异常点识别逻辑（基于分位数 + h）</w:t>
      </w:r>
    </w:p>
    <w:p w14:paraId="5273F674" w14:textId="77777777" w:rsidR="00F04018" w:rsidRPr="00F04018" w:rsidRDefault="00F04018" w:rsidP="00F04018">
      <w:pPr>
        <w:rPr>
          <w:rFonts w:hint="eastAsia"/>
        </w:rPr>
      </w:pPr>
      <w:r w:rsidRPr="00F04018">
        <w:t>你是否想让我帮你写这样一个训练 + 推理框架？可以指定你当前的数据结构，我来帮你适配。</w:t>
      </w:r>
    </w:p>
    <w:p w14:paraId="4FA151D9" w14:textId="77777777" w:rsidR="00F04018" w:rsidRDefault="00F04018">
      <w:pPr>
        <w:rPr>
          <w:rFonts w:hint="eastAsia"/>
        </w:rPr>
      </w:pPr>
    </w:p>
    <w:p w14:paraId="20D0A4F7" w14:textId="77777777" w:rsidR="003C6007" w:rsidRDefault="003C6007">
      <w:pPr>
        <w:rPr>
          <w:rFonts w:hint="eastAsia"/>
        </w:rPr>
      </w:pPr>
    </w:p>
    <w:p w14:paraId="0BEA13BC" w14:textId="77777777" w:rsidR="003C6007" w:rsidRPr="003C6007" w:rsidRDefault="003C6007" w:rsidP="003C6007">
      <w:pPr>
        <w:rPr>
          <w:rFonts w:hint="eastAsia"/>
        </w:rPr>
      </w:pPr>
      <w:r w:rsidRPr="003C6007">
        <w:t>你这个问题切中要害：</w:t>
      </w:r>
      <w:r w:rsidRPr="003C6007">
        <w:rPr>
          <w:b/>
          <w:bCs/>
        </w:rPr>
        <w:t>为什么要在 h 上构造非线性特征，比如 特征 × h，甚至 特征 ÷ h，而不仅仅用 One-hot 编码？</w:t>
      </w:r>
    </w:p>
    <w:p w14:paraId="2E03C2E1" w14:textId="77777777" w:rsidR="003C6007" w:rsidRPr="003C6007" w:rsidRDefault="003C6007" w:rsidP="003C6007">
      <w:pPr>
        <w:rPr>
          <w:rFonts w:hint="eastAsia"/>
        </w:rPr>
      </w:pPr>
      <w:r w:rsidRPr="003C6007">
        <w:t>这牵涉到模型对</w:t>
      </w:r>
      <w:r w:rsidRPr="003C6007">
        <w:rPr>
          <w:b/>
          <w:bCs/>
        </w:rPr>
        <w:t>步长 h 与输入特征之间的耦合关系的建模能力</w:t>
      </w:r>
      <w:r w:rsidRPr="003C6007">
        <w:t>，下面我从原理 + 实践两个角度回答你。</w:t>
      </w:r>
    </w:p>
    <w:p w14:paraId="6157F253" w14:textId="77777777" w:rsidR="003C6007" w:rsidRPr="003C6007" w:rsidRDefault="00000000" w:rsidP="003C6007">
      <w:pPr>
        <w:rPr>
          <w:rFonts w:hint="eastAsia"/>
        </w:rPr>
      </w:pPr>
      <w:r>
        <w:pict w14:anchorId="0C7CC935">
          <v:rect id="_x0000_i1096" style="width:0;height:1.5pt" o:hralign="center" o:hrstd="t" o:hr="t" fillcolor="#a0a0a0" stroked="f"/>
        </w:pict>
      </w:r>
    </w:p>
    <w:p w14:paraId="05F84A06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🎯</w:t>
      </w:r>
      <w:r w:rsidRPr="003C6007">
        <w:rPr>
          <w:b/>
          <w:bCs/>
        </w:rPr>
        <w:t xml:space="preserve"> 一句话总结：</w:t>
      </w:r>
    </w:p>
    <w:p w14:paraId="213C82ED" w14:textId="77777777" w:rsidR="003C6007" w:rsidRPr="003C6007" w:rsidRDefault="003C6007" w:rsidP="003C6007">
      <w:pPr>
        <w:rPr>
          <w:rFonts w:hint="eastAsia"/>
        </w:rPr>
      </w:pPr>
      <w:r w:rsidRPr="003C6007">
        <w:rPr>
          <w:b/>
          <w:bCs/>
        </w:rPr>
        <w:t>One-hot 编码能让模型区分不同步长，但无法表达“不同步长对同一特征的不同权重模式”。</w:t>
      </w:r>
      <w:r w:rsidRPr="003C6007">
        <w:br/>
      </w:r>
      <w:r w:rsidRPr="003C6007">
        <w:rPr>
          <w:b/>
          <w:bCs/>
        </w:rPr>
        <w:t xml:space="preserve">构造“特征 × h”或“特征 ÷ h”这类非线性交互项，可以让模型学习“步长与特征之间的变化规律”，提升拟合能力，尤其适合 GBDT 类模型（如 </w:t>
      </w:r>
      <w:proofErr w:type="spellStart"/>
      <w:r w:rsidRPr="003C6007">
        <w:rPr>
          <w:b/>
          <w:bCs/>
        </w:rPr>
        <w:t>LightGBM</w:t>
      </w:r>
      <w:proofErr w:type="spellEnd"/>
      <w:r w:rsidRPr="003C6007">
        <w:rPr>
          <w:b/>
          <w:bCs/>
        </w:rPr>
        <w:t>）。</w:t>
      </w:r>
    </w:p>
    <w:p w14:paraId="29778129" w14:textId="77777777" w:rsidR="003C6007" w:rsidRPr="003C6007" w:rsidRDefault="00000000" w:rsidP="003C6007">
      <w:pPr>
        <w:rPr>
          <w:rFonts w:hint="eastAsia"/>
        </w:rPr>
      </w:pPr>
      <w:r>
        <w:pict w14:anchorId="2A3F9EB8">
          <v:rect id="_x0000_i1097" style="width:0;height:1.5pt" o:hralign="center" o:hrstd="t" o:hr="t" fillcolor="#a0a0a0" stroked="f"/>
        </w:pict>
      </w:r>
    </w:p>
    <w:p w14:paraId="68A2CB2C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分析：One-hot 编码的局限性</w:t>
      </w:r>
    </w:p>
    <w:p w14:paraId="4859498D" w14:textId="77777777" w:rsidR="003C6007" w:rsidRPr="003C6007" w:rsidRDefault="003C6007" w:rsidP="003C6007">
      <w:pPr>
        <w:rPr>
          <w:rFonts w:hint="eastAsia"/>
        </w:rPr>
      </w:pPr>
      <w:r w:rsidRPr="003C6007">
        <w:t>当你使用：</w:t>
      </w:r>
    </w:p>
    <w:p w14:paraId="246775A6" w14:textId="77777777" w:rsidR="003C6007" w:rsidRPr="003C6007" w:rsidRDefault="003C6007" w:rsidP="003C6007">
      <w:pPr>
        <w:rPr>
          <w:rFonts w:hint="eastAsia"/>
        </w:rPr>
      </w:pPr>
      <w:r w:rsidRPr="003C6007">
        <w:t xml:space="preserve">X = [feature_1, feature_2, ..., </w:t>
      </w:r>
      <w:proofErr w:type="spellStart"/>
      <w:r w:rsidRPr="003C6007">
        <w:t>feature_k</w:t>
      </w:r>
      <w:proofErr w:type="spellEnd"/>
      <w:r w:rsidRPr="003C6007">
        <w:t xml:space="preserve">, </w:t>
      </w:r>
      <w:proofErr w:type="spellStart"/>
      <w:r w:rsidRPr="003C6007">
        <w:t>h_onehot</w:t>
      </w:r>
      <w:proofErr w:type="spellEnd"/>
      <w:r w:rsidRPr="003C6007">
        <w:t>]</w:t>
      </w:r>
    </w:p>
    <w:p w14:paraId="30192976" w14:textId="77777777" w:rsidR="003C6007" w:rsidRPr="003C6007" w:rsidRDefault="003C6007" w:rsidP="003C6007">
      <w:pPr>
        <w:rPr>
          <w:rFonts w:hint="eastAsia"/>
        </w:rPr>
      </w:pPr>
      <w:proofErr w:type="spellStart"/>
      <w:r w:rsidRPr="003C6007">
        <w:t>LightGBM</w:t>
      </w:r>
      <w:proofErr w:type="spellEnd"/>
      <w:r w:rsidRPr="003C6007">
        <w:t xml:space="preserve"> 学到的是：</w:t>
      </w:r>
    </w:p>
    <w:p w14:paraId="50586AA2" w14:textId="77777777" w:rsidR="003C6007" w:rsidRPr="003C6007" w:rsidRDefault="003C6007" w:rsidP="003C6007">
      <w:pPr>
        <w:numPr>
          <w:ilvl w:val="0"/>
          <w:numId w:val="41"/>
        </w:numPr>
        <w:rPr>
          <w:rFonts w:hint="eastAsia"/>
        </w:rPr>
      </w:pPr>
      <w:r w:rsidRPr="003C6007">
        <w:t>不同的 h（步长）会激活不同的 One-hot 分支</w:t>
      </w:r>
    </w:p>
    <w:p w14:paraId="6AFFAFBA" w14:textId="77777777" w:rsidR="003C6007" w:rsidRPr="003C6007" w:rsidRDefault="003C6007" w:rsidP="003C6007">
      <w:pPr>
        <w:numPr>
          <w:ilvl w:val="0"/>
          <w:numId w:val="41"/>
        </w:numPr>
        <w:rPr>
          <w:rFonts w:hint="eastAsia"/>
        </w:rPr>
      </w:pPr>
      <w:r w:rsidRPr="003C6007">
        <w:t xml:space="preserve">模型会为每个 h 建立一套划分路径（有点类似 </w:t>
      </w:r>
      <w:proofErr w:type="spellStart"/>
      <w:r w:rsidRPr="003C6007">
        <w:t>MultiOutput</w:t>
      </w:r>
      <w:proofErr w:type="spellEnd"/>
      <w:r w:rsidRPr="003C6007">
        <w:t xml:space="preserve"> 的效果）</w:t>
      </w:r>
    </w:p>
    <w:p w14:paraId="6E055B78" w14:textId="77777777" w:rsidR="003C6007" w:rsidRPr="003C6007" w:rsidRDefault="003C6007" w:rsidP="003C6007">
      <w:pPr>
        <w:rPr>
          <w:rFonts w:hint="eastAsia"/>
        </w:rPr>
      </w:pPr>
      <w:r w:rsidRPr="003C6007">
        <w:t>但是：</w:t>
      </w:r>
    </w:p>
    <w:p w14:paraId="5E92EFD2" w14:textId="77777777" w:rsidR="003C6007" w:rsidRPr="003C6007" w:rsidRDefault="003C6007" w:rsidP="003C6007">
      <w:pPr>
        <w:numPr>
          <w:ilvl w:val="0"/>
          <w:numId w:val="42"/>
        </w:numPr>
        <w:rPr>
          <w:rFonts w:hint="eastAsia"/>
        </w:rPr>
      </w:pPr>
      <w:r w:rsidRPr="003C6007">
        <w:rPr>
          <w:b/>
          <w:bCs/>
        </w:rPr>
        <w:t>它默认所有特征对不同 h 的影响是“无交互的”</w:t>
      </w:r>
    </w:p>
    <w:p w14:paraId="4607346A" w14:textId="77777777" w:rsidR="003C6007" w:rsidRPr="003C6007" w:rsidRDefault="003C6007" w:rsidP="003C6007">
      <w:pPr>
        <w:numPr>
          <w:ilvl w:val="0"/>
          <w:numId w:val="42"/>
        </w:numPr>
        <w:rPr>
          <w:rFonts w:hint="eastAsia"/>
        </w:rPr>
      </w:pPr>
      <w:r w:rsidRPr="003C6007">
        <w:t>无法表达“某个特征对近步预测影响大，对远步预测影响小”这类“</w:t>
      </w:r>
      <w:r w:rsidRPr="003C6007">
        <w:rPr>
          <w:b/>
          <w:bCs/>
        </w:rPr>
        <w:t>随 h 改变而改变的重要性</w:t>
      </w:r>
      <w:r w:rsidRPr="003C6007">
        <w:t>”</w:t>
      </w:r>
    </w:p>
    <w:p w14:paraId="1D729A48" w14:textId="77777777" w:rsidR="003C6007" w:rsidRPr="003C6007" w:rsidRDefault="00000000" w:rsidP="003C6007">
      <w:pPr>
        <w:rPr>
          <w:rFonts w:hint="eastAsia"/>
        </w:rPr>
      </w:pPr>
      <w:r>
        <w:pict w14:anchorId="65B8BB1E">
          <v:rect id="_x0000_i1098" style="width:0;height:1.5pt" o:hralign="center" o:hrstd="t" o:hr="t" fillcolor="#a0a0a0" stroked="f"/>
        </w:pict>
      </w:r>
    </w:p>
    <w:p w14:paraId="5095727B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作用：构造 特征 × h 的非线性项可以让模型捕捉这些动态关系</w:t>
      </w:r>
    </w:p>
    <w:p w14:paraId="1055A69D" w14:textId="77777777" w:rsidR="003C6007" w:rsidRPr="003C6007" w:rsidRDefault="003C6007" w:rsidP="003C6007">
      <w:pPr>
        <w:rPr>
          <w:rFonts w:hint="eastAsia"/>
        </w:rPr>
      </w:pPr>
      <w:r w:rsidRPr="003C6007">
        <w:t>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905"/>
      </w:tblGrid>
      <w:tr w:rsidR="003C6007" w:rsidRPr="003C6007" w14:paraId="7B5E97F9" w14:textId="77777777" w:rsidTr="003C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584EA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4028E178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示例</w:t>
            </w:r>
          </w:p>
        </w:tc>
      </w:tr>
      <w:tr w:rsidR="003C6007" w:rsidRPr="003C6007" w14:paraId="7AF8FED8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346C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斜率变化 × 步长</w:t>
            </w:r>
          </w:p>
        </w:tc>
        <w:tc>
          <w:tcPr>
            <w:tcW w:w="0" w:type="auto"/>
            <w:vAlign w:val="center"/>
            <w:hideMark/>
          </w:tcPr>
          <w:p w14:paraId="515D14E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越短期预测，斜率作用越强，长步预测影响变弱</w:t>
            </w:r>
          </w:p>
        </w:tc>
      </w:tr>
      <w:tr w:rsidR="003C6007" w:rsidRPr="003C6007" w14:paraId="2E062076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A57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波动率 ÷ 步长</w:t>
            </w:r>
          </w:p>
        </w:tc>
        <w:tc>
          <w:tcPr>
            <w:tcW w:w="0" w:type="auto"/>
            <w:vAlign w:val="center"/>
            <w:hideMark/>
          </w:tcPr>
          <w:p w14:paraId="19BACAE3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越远期预测，波动平均化作用增强，短期则敏感</w:t>
            </w:r>
          </w:p>
        </w:tc>
      </w:tr>
      <w:tr w:rsidR="003C6007" w:rsidRPr="003C6007" w14:paraId="4D2246F3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18F9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周期性偏移 × h</w:t>
            </w:r>
          </w:p>
        </w:tc>
        <w:tc>
          <w:tcPr>
            <w:tcW w:w="0" w:type="auto"/>
            <w:vAlign w:val="center"/>
            <w:hideMark/>
          </w:tcPr>
          <w:p w14:paraId="0382D497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越远期越容易错过当前周期段落，需建权重衰减关系</w:t>
            </w:r>
          </w:p>
        </w:tc>
      </w:tr>
    </w:tbl>
    <w:p w14:paraId="3708A48E" w14:textId="77777777" w:rsidR="003C6007" w:rsidRPr="003C6007" w:rsidRDefault="00000000" w:rsidP="003C6007">
      <w:pPr>
        <w:rPr>
          <w:rFonts w:hint="eastAsia"/>
        </w:rPr>
      </w:pPr>
      <w:r>
        <w:pict w14:anchorId="7AEF4DEA">
          <v:rect id="_x0000_i1099" style="width:0;height:1.5pt" o:hralign="center" o:hrstd="t" o:hr="t" fillcolor="#a0a0a0" stroked="f"/>
        </w:pict>
      </w:r>
    </w:p>
    <w:p w14:paraId="619DB1FA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示例说明</w:t>
      </w:r>
    </w:p>
    <w:p w14:paraId="79C1AE37" w14:textId="77777777" w:rsidR="003C6007" w:rsidRPr="003C6007" w:rsidRDefault="003C6007" w:rsidP="003C6007">
      <w:pPr>
        <w:rPr>
          <w:rFonts w:hint="eastAsia"/>
        </w:rPr>
      </w:pPr>
      <w:r w:rsidRPr="003C6007">
        <w:t>假设你有一个特征：trend_24h = (</w:t>
      </w:r>
      <w:proofErr w:type="spellStart"/>
      <w:r w:rsidRPr="003C6007">
        <w:t>y_t</w:t>
      </w:r>
      <w:proofErr w:type="spellEnd"/>
      <w:r w:rsidRPr="003C6007">
        <w:t xml:space="preserve"> - y_{t-288}) / 288</w:t>
      </w:r>
    </w:p>
    <w:p w14:paraId="1645717D" w14:textId="77777777" w:rsidR="003C6007" w:rsidRPr="003C6007" w:rsidRDefault="003C6007" w:rsidP="003C6007">
      <w:pPr>
        <w:rPr>
          <w:rFonts w:hint="eastAsia"/>
        </w:rPr>
      </w:pPr>
      <w:r w:rsidRPr="003C6007">
        <w:t>你希望模型理解这个趋势在短步预测中影响大，但在长步预测中影响逐步减弱。</w:t>
      </w:r>
    </w:p>
    <w:p w14:paraId="011F857B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🧠</w:t>
      </w:r>
      <w:r w:rsidRPr="003C6007">
        <w:rPr>
          <w:b/>
          <w:bCs/>
        </w:rPr>
        <w:t xml:space="preserve"> 原始特征：</w:t>
      </w:r>
    </w:p>
    <w:p w14:paraId="31507496" w14:textId="77777777" w:rsidR="003C6007" w:rsidRPr="003C6007" w:rsidRDefault="003C6007" w:rsidP="003C6007">
      <w:pPr>
        <w:rPr>
          <w:rFonts w:hint="eastAsia"/>
        </w:rPr>
      </w:pPr>
      <w:r w:rsidRPr="003C6007">
        <w:t xml:space="preserve">X = [trend_24h, </w:t>
      </w:r>
      <w:proofErr w:type="spellStart"/>
      <w:r w:rsidRPr="003C6007">
        <w:t>h_onehot</w:t>
      </w:r>
      <w:proofErr w:type="spellEnd"/>
      <w:r w:rsidRPr="003C6007">
        <w:t>]</w:t>
      </w:r>
    </w:p>
    <w:p w14:paraId="76955B1B" w14:textId="77777777" w:rsidR="003C6007" w:rsidRPr="003C6007" w:rsidRDefault="003C6007" w:rsidP="003C6007">
      <w:pPr>
        <w:rPr>
          <w:rFonts w:hint="eastAsia"/>
        </w:rPr>
      </w:pPr>
      <w:r w:rsidRPr="003C6007">
        <w:t>模型必须手动学出“在 h=1 时 trend_24h 是强信号，h=12 时是弱信号”。</w:t>
      </w:r>
    </w:p>
    <w:p w14:paraId="5AD5247D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💡</w:t>
      </w:r>
      <w:r w:rsidRPr="003C6007">
        <w:rPr>
          <w:b/>
          <w:bCs/>
        </w:rPr>
        <w:t xml:space="preserve"> 加上交互项：</w:t>
      </w:r>
    </w:p>
    <w:p w14:paraId="3DE5B371" w14:textId="77777777" w:rsidR="003C6007" w:rsidRPr="003C6007" w:rsidRDefault="003C6007" w:rsidP="003C6007">
      <w:pPr>
        <w:rPr>
          <w:rFonts w:hint="eastAsia"/>
        </w:rPr>
      </w:pPr>
      <w:r w:rsidRPr="003C6007">
        <w:t>X = [trend_24h, h, trend_24h × h, trend_24h ÷ h]</w:t>
      </w:r>
    </w:p>
    <w:p w14:paraId="3021BC56" w14:textId="77777777" w:rsidR="003C6007" w:rsidRPr="003C6007" w:rsidRDefault="003C6007" w:rsidP="003C6007">
      <w:pPr>
        <w:rPr>
          <w:rFonts w:hint="eastAsia"/>
        </w:rPr>
      </w:pPr>
      <w:r w:rsidRPr="003C6007">
        <w:lastRenderedPageBreak/>
        <w:t>模型可以通过简单 split，直接分出这类依赖：</w:t>
      </w:r>
    </w:p>
    <w:p w14:paraId="1942F142" w14:textId="77777777" w:rsidR="003C6007" w:rsidRPr="003C6007" w:rsidRDefault="003C6007" w:rsidP="003C6007">
      <w:pPr>
        <w:numPr>
          <w:ilvl w:val="0"/>
          <w:numId w:val="43"/>
        </w:numPr>
        <w:rPr>
          <w:rFonts w:hint="eastAsia"/>
        </w:rPr>
      </w:pPr>
      <w:r w:rsidRPr="003C6007">
        <w:t>例如：if trend_24h * h &gt; 0.5 → 预测高</w:t>
      </w:r>
    </w:p>
    <w:p w14:paraId="382E256D" w14:textId="77777777" w:rsidR="003C6007" w:rsidRPr="003C6007" w:rsidRDefault="003C6007" w:rsidP="003C6007">
      <w:pPr>
        <w:numPr>
          <w:ilvl w:val="0"/>
          <w:numId w:val="43"/>
        </w:numPr>
        <w:rPr>
          <w:rFonts w:hint="eastAsia"/>
        </w:rPr>
      </w:pPr>
      <w:r w:rsidRPr="003C6007">
        <w:t>或：if trend_24h / h &lt; 0.1 → 弱化作用</w:t>
      </w:r>
    </w:p>
    <w:p w14:paraId="5D5EA621" w14:textId="77777777" w:rsidR="003C6007" w:rsidRPr="003C6007" w:rsidRDefault="00000000" w:rsidP="003C6007">
      <w:pPr>
        <w:rPr>
          <w:rFonts w:hint="eastAsia"/>
        </w:rPr>
      </w:pPr>
      <w:r>
        <w:pict w14:anchorId="498D14A0">
          <v:rect id="_x0000_i1100" style="width:0;height:1.5pt" o:hralign="center" o:hrstd="t" o:hr="t" fillcolor="#a0a0a0" stroked="f"/>
        </w:pict>
      </w:r>
    </w:p>
    <w:p w14:paraId="13183089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是否使用 除法 会更好？</w:t>
      </w:r>
    </w:p>
    <w:p w14:paraId="220AA481" w14:textId="77777777" w:rsidR="003C6007" w:rsidRPr="003C6007" w:rsidRDefault="003C6007" w:rsidP="003C6007">
      <w:pPr>
        <w:rPr>
          <w:rFonts w:hint="eastAsia"/>
        </w:rPr>
      </w:pPr>
      <w:r w:rsidRPr="003C6007">
        <w:t>这个问题问得特别好。实际上：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5724"/>
      </w:tblGrid>
      <w:tr w:rsidR="003C6007" w:rsidRPr="003C6007" w14:paraId="46449995" w14:textId="77777777" w:rsidTr="003C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AD34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AE24A2E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表达的含义</w:t>
            </w:r>
          </w:p>
        </w:tc>
      </w:tr>
      <w:tr w:rsidR="003C6007" w:rsidRPr="003C6007" w14:paraId="10706380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BEEC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特征 × h</w:t>
            </w:r>
          </w:p>
        </w:tc>
        <w:tc>
          <w:tcPr>
            <w:tcW w:w="0" w:type="auto"/>
            <w:vAlign w:val="center"/>
            <w:hideMark/>
          </w:tcPr>
          <w:p w14:paraId="26DD3CC0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表示特征的“放大效应”随预测步数线性增强（如：趋势在远期加权）</w:t>
            </w:r>
          </w:p>
        </w:tc>
      </w:tr>
      <w:tr w:rsidR="003C6007" w:rsidRPr="003C6007" w14:paraId="59B077A6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DF7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特征 ÷ h</w:t>
            </w:r>
          </w:p>
        </w:tc>
        <w:tc>
          <w:tcPr>
            <w:tcW w:w="0" w:type="auto"/>
            <w:vAlign w:val="center"/>
            <w:hideMark/>
          </w:tcPr>
          <w:p w14:paraId="707BD53D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表示特征的“衰减效应”随预测步数线性减弱（如：短期影响更强）</w:t>
            </w:r>
          </w:p>
        </w:tc>
      </w:tr>
      <w:tr w:rsidR="003C6007" w:rsidRPr="003C6007" w14:paraId="6AEA294F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A1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特征 × log(h) / 特征 ÷ log(h)</w:t>
            </w:r>
          </w:p>
        </w:tc>
        <w:tc>
          <w:tcPr>
            <w:tcW w:w="0" w:type="auto"/>
            <w:vAlign w:val="center"/>
            <w:hideMark/>
          </w:tcPr>
          <w:p w14:paraId="10F039E8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更平滑、可控制的非线性衰减/增强，适用于长序列预测</w:t>
            </w:r>
          </w:p>
        </w:tc>
      </w:tr>
    </w:tbl>
    <w:p w14:paraId="343FA619" w14:textId="77777777" w:rsidR="003C6007" w:rsidRPr="003C6007" w:rsidRDefault="003C6007" w:rsidP="003C6007">
      <w:pPr>
        <w:rPr>
          <w:rFonts w:hint="eastAsia"/>
        </w:rPr>
      </w:pPr>
      <w:r w:rsidRPr="003C6007">
        <w:t>所以：</w:t>
      </w:r>
    </w:p>
    <w:p w14:paraId="08D3E43A" w14:textId="77777777" w:rsidR="003C6007" w:rsidRPr="003C6007" w:rsidRDefault="003C6007" w:rsidP="003C6007">
      <w:pPr>
        <w:rPr>
          <w:rFonts w:hint="eastAsia"/>
        </w:rPr>
      </w:pPr>
      <w:r w:rsidRPr="003C6007">
        <w:rPr>
          <w:rFonts w:ascii="Segoe UI Emoji" w:hAnsi="Segoe UI Emoji" w:cs="Segoe UI Emoji"/>
        </w:rPr>
        <w:t>✅</w:t>
      </w:r>
      <w:r w:rsidRPr="003C6007">
        <w:t xml:space="preserve"> </w:t>
      </w:r>
      <w:r w:rsidRPr="003C6007">
        <w:rPr>
          <w:b/>
          <w:bCs/>
        </w:rPr>
        <w:t>两者都可用，视你的业务含义而定</w:t>
      </w:r>
      <w:r w:rsidRPr="003C6007">
        <w:t>，建议尝试都加入，然后让模型自行选择是否使用。</w:t>
      </w:r>
    </w:p>
    <w:p w14:paraId="43E74210" w14:textId="77777777" w:rsidR="003C6007" w:rsidRPr="003C6007" w:rsidRDefault="00000000" w:rsidP="003C6007">
      <w:pPr>
        <w:rPr>
          <w:rFonts w:hint="eastAsia"/>
        </w:rPr>
      </w:pPr>
      <w:r>
        <w:pict w14:anchorId="445D1976">
          <v:rect id="_x0000_i1101" style="width:0;height:1.5pt" o:hralign="center" o:hrstd="t" o:hr="t" fillcolor="#a0a0a0" stroked="f"/>
        </w:pict>
      </w:r>
    </w:p>
    <w:p w14:paraId="19DE341C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建议构造哪些 h 的非线性特征？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2595"/>
      </w:tblGrid>
      <w:tr w:rsidR="003C6007" w:rsidRPr="003C6007" w14:paraId="5924A4EE" w14:textId="77777777" w:rsidTr="003C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D6E8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特征类型</w:t>
            </w:r>
          </w:p>
        </w:tc>
        <w:tc>
          <w:tcPr>
            <w:tcW w:w="0" w:type="auto"/>
            <w:vAlign w:val="center"/>
            <w:hideMark/>
          </w:tcPr>
          <w:p w14:paraId="1C1E8017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可加交互项（×h / ÷h）</w:t>
            </w:r>
          </w:p>
        </w:tc>
      </w:tr>
      <w:tr w:rsidR="003C6007" w:rsidRPr="003C6007" w14:paraId="386E1E67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2F9A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趋势类（斜率、均值差）</w:t>
            </w:r>
          </w:p>
        </w:tc>
        <w:tc>
          <w:tcPr>
            <w:tcW w:w="0" w:type="auto"/>
            <w:vAlign w:val="center"/>
            <w:hideMark/>
          </w:tcPr>
          <w:p w14:paraId="19A70B6D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trend × h，trend ÷ h</w:t>
            </w:r>
          </w:p>
        </w:tc>
      </w:tr>
      <w:tr w:rsidR="003C6007" w:rsidRPr="003C6007" w14:paraId="49209878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2C08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波动类（std, range）</w:t>
            </w:r>
          </w:p>
        </w:tc>
        <w:tc>
          <w:tcPr>
            <w:tcW w:w="0" w:type="auto"/>
            <w:vAlign w:val="center"/>
            <w:hideMark/>
          </w:tcPr>
          <w:p w14:paraId="23532E36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std × h，std ÷ h</w:t>
            </w:r>
          </w:p>
        </w:tc>
      </w:tr>
      <w:tr w:rsidR="003C6007" w:rsidRPr="003C6007" w14:paraId="34744056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1F0C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周期类（周期位置、四分位偏移）</w:t>
            </w:r>
          </w:p>
        </w:tc>
        <w:tc>
          <w:tcPr>
            <w:tcW w:w="0" w:type="auto"/>
            <w:vAlign w:val="center"/>
            <w:hideMark/>
          </w:tcPr>
          <w:p w14:paraId="6E61AE9A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</w:t>
            </w:r>
            <w:proofErr w:type="spellStart"/>
            <w:r w:rsidRPr="003C6007">
              <w:t>phase_diff</w:t>
            </w:r>
            <w:proofErr w:type="spellEnd"/>
            <w:r w:rsidRPr="003C6007">
              <w:t xml:space="preserve"> × h</w:t>
            </w:r>
          </w:p>
        </w:tc>
      </w:tr>
      <w:tr w:rsidR="003C6007" w:rsidRPr="003C6007" w14:paraId="185CBA42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ED7E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时间类（小时、分钟）</w:t>
            </w:r>
          </w:p>
        </w:tc>
        <w:tc>
          <w:tcPr>
            <w:tcW w:w="0" w:type="auto"/>
            <w:vAlign w:val="center"/>
            <w:hideMark/>
          </w:tcPr>
          <w:p w14:paraId="05A7FB34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一般不加（已是静态特征）</w:t>
            </w:r>
          </w:p>
        </w:tc>
      </w:tr>
      <w:tr w:rsidR="003C6007" w:rsidRPr="003C6007" w14:paraId="3B2DF150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2A94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指数平滑特征</w:t>
            </w:r>
          </w:p>
        </w:tc>
        <w:tc>
          <w:tcPr>
            <w:tcW w:w="0" w:type="auto"/>
            <w:vAlign w:val="center"/>
            <w:hideMark/>
          </w:tcPr>
          <w:p w14:paraId="290836E0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试试 ×log(h)，较为自然</w:t>
            </w:r>
          </w:p>
        </w:tc>
      </w:tr>
    </w:tbl>
    <w:p w14:paraId="6C8F5DE8" w14:textId="77777777" w:rsidR="003C6007" w:rsidRPr="003C6007" w:rsidRDefault="00000000" w:rsidP="003C6007">
      <w:pPr>
        <w:rPr>
          <w:rFonts w:hint="eastAsia"/>
        </w:rPr>
      </w:pPr>
      <w:r>
        <w:pict w14:anchorId="42A6ADD1">
          <v:rect id="_x0000_i1102" style="width:0;height:1.5pt" o:hralign="center" o:hrstd="t" o:hr="t" fillcolor="#a0a0a0" stroked="f"/>
        </w:pict>
      </w:r>
    </w:p>
    <w:p w14:paraId="531270EF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经验法则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554"/>
        <w:gridCol w:w="495"/>
      </w:tblGrid>
      <w:tr w:rsidR="003C6007" w:rsidRPr="003C6007" w14:paraId="201ECDC1" w14:textId="77777777" w:rsidTr="003C6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37125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做法</w:t>
            </w:r>
          </w:p>
        </w:tc>
        <w:tc>
          <w:tcPr>
            <w:tcW w:w="0" w:type="auto"/>
            <w:vAlign w:val="center"/>
            <w:hideMark/>
          </w:tcPr>
          <w:p w14:paraId="1E9856A2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是否推荐</w:t>
            </w:r>
          </w:p>
        </w:tc>
        <w:tc>
          <w:tcPr>
            <w:tcW w:w="0" w:type="auto"/>
            <w:vAlign w:val="center"/>
            <w:hideMark/>
          </w:tcPr>
          <w:p w14:paraId="5540558C" w14:textId="77777777" w:rsidR="003C6007" w:rsidRPr="003C6007" w:rsidRDefault="003C6007" w:rsidP="003C6007">
            <w:pPr>
              <w:rPr>
                <w:rFonts w:hint="eastAsia"/>
                <w:b/>
                <w:bCs/>
              </w:rPr>
            </w:pPr>
            <w:r w:rsidRPr="003C6007">
              <w:rPr>
                <w:b/>
                <w:bCs/>
              </w:rPr>
              <w:t>原因</w:t>
            </w:r>
          </w:p>
        </w:tc>
      </w:tr>
      <w:tr w:rsidR="003C6007" w:rsidRPr="003C6007" w14:paraId="5C0FB848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1C2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只用 h 的 One-hot 编码</w:t>
            </w:r>
          </w:p>
        </w:tc>
        <w:tc>
          <w:tcPr>
            <w:tcW w:w="0" w:type="auto"/>
            <w:vAlign w:val="center"/>
            <w:hideMark/>
          </w:tcPr>
          <w:p w14:paraId="0FEE2453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可以作为基础</w:t>
            </w:r>
          </w:p>
        </w:tc>
        <w:tc>
          <w:tcPr>
            <w:tcW w:w="0" w:type="auto"/>
            <w:vAlign w:val="center"/>
            <w:hideMark/>
          </w:tcPr>
          <w:p w14:paraId="3DF4312F" w14:textId="77777777" w:rsidR="003C6007" w:rsidRPr="003C6007" w:rsidRDefault="003C6007" w:rsidP="003C6007">
            <w:pPr>
              <w:rPr>
                <w:rFonts w:hint="eastAsia"/>
              </w:rPr>
            </w:pPr>
          </w:p>
        </w:tc>
      </w:tr>
      <w:tr w:rsidR="003C6007" w:rsidRPr="003C6007" w14:paraId="6F613719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84A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加入 特征 × h</w:t>
            </w:r>
          </w:p>
        </w:tc>
        <w:tc>
          <w:tcPr>
            <w:tcW w:w="0" w:type="auto"/>
            <w:vAlign w:val="center"/>
            <w:hideMark/>
          </w:tcPr>
          <w:p w14:paraId="2178284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推荐，增强动态表达</w:t>
            </w:r>
          </w:p>
        </w:tc>
        <w:tc>
          <w:tcPr>
            <w:tcW w:w="0" w:type="auto"/>
            <w:vAlign w:val="center"/>
            <w:hideMark/>
          </w:tcPr>
          <w:p w14:paraId="19AF2669" w14:textId="77777777" w:rsidR="003C6007" w:rsidRPr="003C6007" w:rsidRDefault="003C6007" w:rsidP="003C6007">
            <w:pPr>
              <w:rPr>
                <w:rFonts w:hint="eastAsia"/>
              </w:rPr>
            </w:pPr>
          </w:p>
        </w:tc>
      </w:tr>
      <w:tr w:rsidR="003C6007" w:rsidRPr="003C6007" w14:paraId="4782AF2A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B9AE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加入 特征 ÷ h</w:t>
            </w:r>
          </w:p>
        </w:tc>
        <w:tc>
          <w:tcPr>
            <w:tcW w:w="0" w:type="auto"/>
            <w:vAlign w:val="center"/>
            <w:hideMark/>
          </w:tcPr>
          <w:p w14:paraId="2E5F554D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推荐，表达衰减关系</w:t>
            </w:r>
          </w:p>
        </w:tc>
        <w:tc>
          <w:tcPr>
            <w:tcW w:w="0" w:type="auto"/>
            <w:vAlign w:val="center"/>
            <w:hideMark/>
          </w:tcPr>
          <w:p w14:paraId="1A584603" w14:textId="77777777" w:rsidR="003C6007" w:rsidRPr="003C6007" w:rsidRDefault="003C6007" w:rsidP="003C6007">
            <w:pPr>
              <w:rPr>
                <w:rFonts w:hint="eastAsia"/>
              </w:rPr>
            </w:pPr>
          </w:p>
        </w:tc>
      </w:tr>
      <w:tr w:rsidR="003C6007" w:rsidRPr="003C6007" w14:paraId="2F609825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C26F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同时加入 ×h 和 ÷h</w:t>
            </w:r>
          </w:p>
        </w:tc>
        <w:tc>
          <w:tcPr>
            <w:tcW w:w="0" w:type="auto"/>
            <w:vAlign w:val="center"/>
            <w:hideMark/>
          </w:tcPr>
          <w:p w14:paraId="7BDE16E7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建议，但控制特征总数</w:t>
            </w:r>
          </w:p>
        </w:tc>
        <w:tc>
          <w:tcPr>
            <w:tcW w:w="0" w:type="auto"/>
            <w:vAlign w:val="center"/>
            <w:hideMark/>
          </w:tcPr>
          <w:p w14:paraId="1221A26B" w14:textId="77777777" w:rsidR="003C6007" w:rsidRPr="003C6007" w:rsidRDefault="003C6007" w:rsidP="003C6007">
            <w:pPr>
              <w:rPr>
                <w:rFonts w:hint="eastAsia"/>
              </w:rPr>
            </w:pPr>
          </w:p>
        </w:tc>
      </w:tr>
      <w:tr w:rsidR="003C6007" w:rsidRPr="003C6007" w14:paraId="19610D37" w14:textId="77777777" w:rsidTr="003C6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A2E7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t>加入 log(h) 交互</w:t>
            </w:r>
          </w:p>
        </w:tc>
        <w:tc>
          <w:tcPr>
            <w:tcW w:w="0" w:type="auto"/>
            <w:vAlign w:val="center"/>
            <w:hideMark/>
          </w:tcPr>
          <w:p w14:paraId="17AB3B22" w14:textId="77777777" w:rsidR="003C6007" w:rsidRPr="003C6007" w:rsidRDefault="003C6007" w:rsidP="003C6007">
            <w:pPr>
              <w:rPr>
                <w:rFonts w:hint="eastAsia"/>
              </w:rPr>
            </w:pPr>
            <w:r w:rsidRPr="003C6007">
              <w:rPr>
                <w:rFonts w:ascii="Segoe UI Emoji" w:hAnsi="Segoe UI Emoji" w:cs="Segoe UI Emoji"/>
              </w:rPr>
              <w:t>✅</w:t>
            </w:r>
            <w:r w:rsidRPr="003C6007">
              <w:t xml:space="preserve"> 可选，适合长序列</w:t>
            </w:r>
          </w:p>
        </w:tc>
        <w:tc>
          <w:tcPr>
            <w:tcW w:w="0" w:type="auto"/>
            <w:vAlign w:val="center"/>
            <w:hideMark/>
          </w:tcPr>
          <w:p w14:paraId="1F083835" w14:textId="77777777" w:rsidR="003C6007" w:rsidRPr="003C6007" w:rsidRDefault="003C6007" w:rsidP="003C6007">
            <w:pPr>
              <w:rPr>
                <w:rFonts w:hint="eastAsia"/>
              </w:rPr>
            </w:pPr>
          </w:p>
        </w:tc>
      </w:tr>
    </w:tbl>
    <w:p w14:paraId="3B44C728" w14:textId="77777777" w:rsidR="003C6007" w:rsidRPr="003C6007" w:rsidRDefault="00000000" w:rsidP="003C6007">
      <w:pPr>
        <w:rPr>
          <w:rFonts w:hint="eastAsia"/>
        </w:rPr>
      </w:pPr>
      <w:r>
        <w:pict w14:anchorId="0F66FEA0">
          <v:rect id="_x0000_i1103" style="width:0;height:1.5pt" o:hralign="center" o:hrstd="t" o:hr="t" fillcolor="#a0a0a0" stroked="f"/>
        </w:pict>
      </w:r>
    </w:p>
    <w:p w14:paraId="58990AA5" w14:textId="77777777" w:rsidR="003C6007" w:rsidRPr="003C6007" w:rsidRDefault="003C6007" w:rsidP="003C6007">
      <w:pPr>
        <w:rPr>
          <w:rFonts w:hint="eastAsia"/>
          <w:b/>
          <w:bCs/>
        </w:rPr>
      </w:pPr>
      <w:r w:rsidRPr="003C6007">
        <w:rPr>
          <w:rFonts w:ascii="Segoe UI Emoji" w:hAnsi="Segoe UI Emoji" w:cs="Segoe UI Emoji"/>
          <w:b/>
          <w:bCs/>
        </w:rPr>
        <w:t>✅</w:t>
      </w:r>
      <w:r w:rsidRPr="003C6007">
        <w:rPr>
          <w:b/>
          <w:bCs/>
        </w:rPr>
        <w:t xml:space="preserve"> 总结一句话：</w:t>
      </w:r>
    </w:p>
    <w:p w14:paraId="023A2FDD" w14:textId="77777777" w:rsidR="003C6007" w:rsidRPr="003C6007" w:rsidRDefault="003C6007" w:rsidP="003C6007">
      <w:pPr>
        <w:rPr>
          <w:rFonts w:hint="eastAsia"/>
        </w:rPr>
      </w:pPr>
      <w:r w:rsidRPr="003C6007">
        <w:rPr>
          <w:b/>
          <w:bCs/>
        </w:rPr>
        <w:t>One-hot 编码让模型知道“你在预测哪个步”，</w:t>
      </w:r>
      <w:r w:rsidRPr="003C6007">
        <w:rPr>
          <w:b/>
          <w:bCs/>
        </w:rPr>
        <w:br/>
        <w:t>但“特征 × h”让模型知道“在这个步长上，这个特征有多重要”。</w:t>
      </w:r>
      <w:r w:rsidRPr="003C6007">
        <w:br/>
        <w:t>加入这种非线性交互，是在不增加模型结构复杂度的情况下，大幅提升拟合能力的一种技巧。</w:t>
      </w:r>
    </w:p>
    <w:p w14:paraId="0D4AF58C" w14:textId="77777777" w:rsidR="003C6007" w:rsidRPr="003C6007" w:rsidRDefault="00000000" w:rsidP="003C6007">
      <w:pPr>
        <w:rPr>
          <w:rFonts w:hint="eastAsia"/>
        </w:rPr>
      </w:pPr>
      <w:r>
        <w:pict w14:anchorId="7D42EF7A">
          <v:rect id="_x0000_i1104" style="width:0;height:1.5pt" o:hralign="center" o:hrstd="t" o:hr="t" fillcolor="#a0a0a0" stroked="f"/>
        </w:pict>
      </w:r>
    </w:p>
    <w:p w14:paraId="0FBAC18C" w14:textId="77777777" w:rsidR="003C6007" w:rsidRPr="003C6007" w:rsidRDefault="003C6007" w:rsidP="003C6007">
      <w:pPr>
        <w:rPr>
          <w:rFonts w:hint="eastAsia"/>
        </w:rPr>
      </w:pPr>
      <w:r w:rsidRPr="003C6007">
        <w:t>如果你想，我可以直接为你写一个特征构造函数模板，支持：</w:t>
      </w:r>
    </w:p>
    <w:p w14:paraId="0A9FDF7C" w14:textId="77777777" w:rsidR="003C6007" w:rsidRPr="003C6007" w:rsidRDefault="003C6007" w:rsidP="003C6007">
      <w:pPr>
        <w:numPr>
          <w:ilvl w:val="0"/>
          <w:numId w:val="44"/>
        </w:numPr>
        <w:rPr>
          <w:rFonts w:hint="eastAsia"/>
        </w:rPr>
      </w:pPr>
      <w:r w:rsidRPr="003C6007">
        <w:t>自定义原始特征列表</w:t>
      </w:r>
    </w:p>
    <w:p w14:paraId="324D5527" w14:textId="77777777" w:rsidR="003C6007" w:rsidRPr="003C6007" w:rsidRDefault="003C6007" w:rsidP="003C6007">
      <w:pPr>
        <w:numPr>
          <w:ilvl w:val="0"/>
          <w:numId w:val="44"/>
        </w:numPr>
        <w:rPr>
          <w:rFonts w:hint="eastAsia"/>
        </w:rPr>
      </w:pPr>
      <w:r w:rsidRPr="003C6007">
        <w:t>自动生成 ×h, ÷h, ×log(h) 版本</w:t>
      </w:r>
    </w:p>
    <w:p w14:paraId="5BC884BB" w14:textId="77777777" w:rsidR="003C6007" w:rsidRPr="003C6007" w:rsidRDefault="003C6007" w:rsidP="003C6007">
      <w:pPr>
        <w:numPr>
          <w:ilvl w:val="0"/>
          <w:numId w:val="44"/>
        </w:numPr>
        <w:rPr>
          <w:rFonts w:hint="eastAsia"/>
        </w:rPr>
      </w:pPr>
      <w:r w:rsidRPr="003C6007">
        <w:t>控制是否标准化 / clip</w:t>
      </w:r>
    </w:p>
    <w:p w14:paraId="3698EE09" w14:textId="77777777" w:rsidR="003C6007" w:rsidRPr="003C6007" w:rsidRDefault="003C6007" w:rsidP="003C6007">
      <w:pPr>
        <w:rPr>
          <w:rFonts w:hint="eastAsia"/>
        </w:rPr>
      </w:pPr>
      <w:r w:rsidRPr="003C6007">
        <w:lastRenderedPageBreak/>
        <w:t>你想现在要这个工具函数吗？</w:t>
      </w:r>
    </w:p>
    <w:p w14:paraId="080D4C97" w14:textId="77777777" w:rsidR="003C6007" w:rsidRDefault="003C6007">
      <w:pPr>
        <w:rPr>
          <w:rFonts w:hint="eastAsia"/>
        </w:rPr>
      </w:pPr>
    </w:p>
    <w:p w14:paraId="7B58FD1C" w14:textId="77777777" w:rsidR="006C46BD" w:rsidRDefault="006C46BD">
      <w:pPr>
        <w:rPr>
          <w:rFonts w:hint="eastAsia"/>
        </w:rPr>
      </w:pPr>
    </w:p>
    <w:p w14:paraId="4BB60BE6" w14:textId="77777777" w:rsidR="006C46BD" w:rsidRDefault="006C46BD">
      <w:pPr>
        <w:rPr>
          <w:rFonts w:hint="eastAsia"/>
        </w:rPr>
      </w:pPr>
    </w:p>
    <w:p w14:paraId="7E84F7E8" w14:textId="77777777" w:rsidR="006C46BD" w:rsidRPr="006C46BD" w:rsidRDefault="006C46BD" w:rsidP="006C46BD">
      <w:pPr>
        <w:rPr>
          <w:rFonts w:hint="eastAsia"/>
        </w:rPr>
      </w:pPr>
      <w:r w:rsidRPr="006C46BD">
        <w:t>是的，对于多步时间序列预测（尤其是你这种大规模 + 多步 + 异常检测用途），</w:t>
      </w:r>
      <w:r w:rsidRPr="006C46BD">
        <w:rPr>
          <w:b/>
          <w:bCs/>
        </w:rPr>
        <w:t>选择一个合适的 loss 函数非常关键</w:t>
      </w:r>
      <w:r w:rsidRPr="006C46BD">
        <w:t>。它会直接影响模型的泛化能力、对长步长的拟合质量、以及最终的异常告警精度。</w:t>
      </w:r>
    </w:p>
    <w:p w14:paraId="4E277D29" w14:textId="77777777" w:rsidR="006C46BD" w:rsidRPr="006C46BD" w:rsidRDefault="006C46BD" w:rsidP="006C46BD">
      <w:pPr>
        <w:rPr>
          <w:rFonts w:hint="eastAsia"/>
        </w:rPr>
      </w:pPr>
      <w:r w:rsidRPr="006C46BD">
        <w:t>下面是不同类型的 loss 函数及其适用性总结：</w:t>
      </w:r>
    </w:p>
    <w:p w14:paraId="5BF96DBA" w14:textId="77777777" w:rsidR="006C46BD" w:rsidRPr="006C46BD" w:rsidRDefault="00000000" w:rsidP="006C46BD">
      <w:pPr>
        <w:rPr>
          <w:rFonts w:hint="eastAsia"/>
        </w:rPr>
      </w:pPr>
      <w:r>
        <w:pict w14:anchorId="0F6C352E">
          <v:rect id="_x0000_i1105" style="width:0;height:1.5pt" o:hralign="center" o:hrstd="t" o:hr="t" fillcolor="#a0a0a0" stroked="f"/>
        </w:pict>
      </w:r>
    </w:p>
    <w:p w14:paraId="0AF35EA0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✅</w:t>
      </w:r>
      <w:r w:rsidRPr="006C46BD">
        <w:rPr>
          <w:b/>
          <w:bCs/>
        </w:rPr>
        <w:t xml:space="preserve"> 一、常见 Loss 函数选型比较（多步预测场景）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86"/>
        <w:gridCol w:w="1991"/>
        <w:gridCol w:w="1232"/>
      </w:tblGrid>
      <w:tr w:rsidR="006C46BD" w:rsidRPr="006C46BD" w14:paraId="769EF5F5" w14:textId="77777777" w:rsidTr="006C4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E2BD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Loss 函数</w:t>
            </w:r>
          </w:p>
        </w:tc>
        <w:tc>
          <w:tcPr>
            <w:tcW w:w="0" w:type="auto"/>
            <w:vAlign w:val="center"/>
            <w:hideMark/>
          </w:tcPr>
          <w:p w14:paraId="52E4327E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数学形式</w:t>
            </w:r>
          </w:p>
        </w:tc>
        <w:tc>
          <w:tcPr>
            <w:tcW w:w="0" w:type="auto"/>
            <w:vAlign w:val="center"/>
            <w:hideMark/>
          </w:tcPr>
          <w:p w14:paraId="1771F0B4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092BF692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是否推荐</w:t>
            </w:r>
          </w:p>
        </w:tc>
      </w:tr>
      <w:tr w:rsidR="006C46BD" w:rsidRPr="006C46BD" w14:paraId="44B36EFB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BDAD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MSE / L2 Loss</w:t>
            </w:r>
          </w:p>
        </w:tc>
        <w:tc>
          <w:tcPr>
            <w:tcW w:w="0" w:type="auto"/>
            <w:vAlign w:val="center"/>
            <w:hideMark/>
          </w:tcPr>
          <w:p w14:paraId="26CF717D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∑(y</w:t>
            </w:r>
            <w:r w:rsidRPr="006C46BD">
              <w:rPr>
                <w:rFonts w:ascii="Cambria Math" w:hAnsi="Cambria Math" w:cs="Cambria Math"/>
              </w:rPr>
              <w:t>−</w:t>
            </w:r>
            <w:r w:rsidRPr="006C46BD">
              <w:t>y^)2\sum (y - \hat{y})^2</w:t>
            </w:r>
          </w:p>
        </w:tc>
        <w:tc>
          <w:tcPr>
            <w:tcW w:w="0" w:type="auto"/>
            <w:vAlign w:val="center"/>
            <w:hideMark/>
          </w:tcPr>
          <w:p w14:paraId="7F418181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对大误差敏感，优化 RMSE，惩罚大误差</w:t>
            </w:r>
          </w:p>
        </w:tc>
        <w:tc>
          <w:tcPr>
            <w:tcW w:w="0" w:type="auto"/>
            <w:vAlign w:val="center"/>
            <w:hideMark/>
          </w:tcPr>
          <w:p w14:paraId="0F121B71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>默认，表现均衡</w:t>
            </w:r>
          </w:p>
        </w:tc>
      </w:tr>
      <w:tr w:rsidR="006C46BD" w:rsidRPr="006C46BD" w14:paraId="120E0FE9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5E1D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MAE / L1 Loss</w:t>
            </w:r>
          </w:p>
        </w:tc>
        <w:tc>
          <w:tcPr>
            <w:tcW w:w="0" w:type="auto"/>
            <w:vAlign w:val="center"/>
            <w:hideMark/>
          </w:tcPr>
          <w:p w14:paraId="72E84A96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( \sum</w:t>
            </w:r>
          </w:p>
        </w:tc>
        <w:tc>
          <w:tcPr>
            <w:tcW w:w="0" w:type="auto"/>
            <w:vAlign w:val="center"/>
            <w:hideMark/>
          </w:tcPr>
          <w:p w14:paraId="54824458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y - \hat{y}</w:t>
            </w:r>
          </w:p>
        </w:tc>
        <w:tc>
          <w:tcPr>
            <w:tcW w:w="0" w:type="auto"/>
            <w:vAlign w:val="center"/>
            <w:hideMark/>
          </w:tcPr>
          <w:p w14:paraId="2484B485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)</w:t>
            </w:r>
          </w:p>
        </w:tc>
      </w:tr>
      <w:tr w:rsidR="006C46BD" w:rsidRPr="006C46BD" w14:paraId="097FAE50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1CF6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Huber Loss</w:t>
            </w:r>
          </w:p>
        </w:tc>
        <w:tc>
          <w:tcPr>
            <w:tcW w:w="0" w:type="auto"/>
            <w:vAlign w:val="center"/>
            <w:hideMark/>
          </w:tcPr>
          <w:p w14:paraId="4DB4CF80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结合 MSE 和 MAE，误差小用 MSE，大用 MAE</w:t>
            </w:r>
          </w:p>
        </w:tc>
        <w:tc>
          <w:tcPr>
            <w:tcW w:w="0" w:type="auto"/>
            <w:vAlign w:val="center"/>
            <w:hideMark/>
          </w:tcPr>
          <w:p w14:paraId="2C893BF1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平衡精度与稳健性</w:t>
            </w:r>
          </w:p>
        </w:tc>
        <w:tc>
          <w:tcPr>
            <w:tcW w:w="0" w:type="auto"/>
            <w:vAlign w:val="center"/>
            <w:hideMark/>
          </w:tcPr>
          <w:p w14:paraId="27CD493F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 xml:space="preserve"> 推荐（抗噪性能好）</w:t>
            </w:r>
          </w:p>
        </w:tc>
      </w:tr>
      <w:tr w:rsidR="006C46BD" w:rsidRPr="006C46BD" w14:paraId="50F1C439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DDED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Pinball Loss (分位数损失)</w:t>
            </w:r>
          </w:p>
        </w:tc>
        <w:tc>
          <w:tcPr>
            <w:tcW w:w="0" w:type="auto"/>
            <w:vAlign w:val="center"/>
            <w:hideMark/>
          </w:tcPr>
          <w:p w14:paraId="26A47CAE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用于 quantile 预测</w:t>
            </w:r>
          </w:p>
        </w:tc>
        <w:tc>
          <w:tcPr>
            <w:tcW w:w="0" w:type="auto"/>
            <w:vAlign w:val="center"/>
            <w:hideMark/>
          </w:tcPr>
          <w:p w14:paraId="0F4FDFCE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输出上下置信区间</w:t>
            </w:r>
          </w:p>
        </w:tc>
        <w:tc>
          <w:tcPr>
            <w:tcW w:w="0" w:type="auto"/>
            <w:vAlign w:val="center"/>
            <w:hideMark/>
          </w:tcPr>
          <w:p w14:paraId="06499BFC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 xml:space="preserve"> 用于异常检测边界</w:t>
            </w:r>
          </w:p>
        </w:tc>
      </w:tr>
      <w:tr w:rsidR="006C46BD" w:rsidRPr="006C46BD" w14:paraId="2F1A6AE2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A8F4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Multi-Horizon Weighted Loss</w:t>
            </w:r>
          </w:p>
        </w:tc>
        <w:tc>
          <w:tcPr>
            <w:tcW w:w="0" w:type="auto"/>
            <w:vAlign w:val="center"/>
            <w:hideMark/>
          </w:tcPr>
          <w:p w14:paraId="68BB8835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对每个步长加权：短期高权重，远期低</w:t>
            </w:r>
          </w:p>
        </w:tc>
        <w:tc>
          <w:tcPr>
            <w:tcW w:w="0" w:type="auto"/>
            <w:vAlign w:val="center"/>
            <w:hideMark/>
          </w:tcPr>
          <w:p w14:paraId="7D6544D9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控制短期 vs 长期精度</w:t>
            </w:r>
          </w:p>
        </w:tc>
        <w:tc>
          <w:tcPr>
            <w:tcW w:w="0" w:type="auto"/>
            <w:vAlign w:val="center"/>
            <w:hideMark/>
          </w:tcPr>
          <w:p w14:paraId="310F32BE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 xml:space="preserve"> 推荐（实用性强）</w:t>
            </w:r>
          </w:p>
        </w:tc>
      </w:tr>
      <w:tr w:rsidR="006C46BD" w:rsidRPr="006C46BD" w14:paraId="07EB200F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1AFF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CRPS (连续秩概率评分)</w:t>
            </w:r>
          </w:p>
        </w:tc>
        <w:tc>
          <w:tcPr>
            <w:tcW w:w="0" w:type="auto"/>
            <w:vAlign w:val="center"/>
            <w:hideMark/>
          </w:tcPr>
          <w:p w14:paraId="77AF79A2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用于概率预测（如</w:t>
            </w:r>
            <w:proofErr w:type="spellStart"/>
            <w:r w:rsidRPr="006C46BD">
              <w:t>NGBoost</w:t>
            </w:r>
            <w:proofErr w:type="spellEnd"/>
            <w:r w:rsidRPr="006C46BD">
              <w:t>）</w:t>
            </w:r>
          </w:p>
        </w:tc>
        <w:tc>
          <w:tcPr>
            <w:tcW w:w="0" w:type="auto"/>
            <w:vAlign w:val="center"/>
            <w:hideMark/>
          </w:tcPr>
          <w:p w14:paraId="21DA2341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对完整分布评分</w:t>
            </w:r>
          </w:p>
        </w:tc>
        <w:tc>
          <w:tcPr>
            <w:tcW w:w="0" w:type="auto"/>
            <w:vAlign w:val="center"/>
            <w:hideMark/>
          </w:tcPr>
          <w:p w14:paraId="48874190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 xml:space="preserve"> 若你建模全分布</w:t>
            </w:r>
          </w:p>
        </w:tc>
      </w:tr>
      <w:tr w:rsidR="006C46BD" w:rsidRPr="006C46BD" w14:paraId="311AD702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A4C2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Temporal Smoothness Loss</w:t>
            </w:r>
          </w:p>
        </w:tc>
        <w:tc>
          <w:tcPr>
            <w:tcW w:w="0" w:type="auto"/>
            <w:vAlign w:val="center"/>
            <w:hideMark/>
          </w:tcPr>
          <w:p w14:paraId="587280FD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∑(y^t+1</w:t>
            </w:r>
            <w:r w:rsidRPr="006C46BD">
              <w:rPr>
                <w:rFonts w:ascii="Cambria Math" w:hAnsi="Cambria Math" w:cs="Cambria Math"/>
              </w:rPr>
              <w:t>−</w:t>
            </w:r>
            <w:r w:rsidRPr="006C46BD">
              <w:t>y^t)2\sum (\hat{y}_{t+1} - \hat{y}_t)^2</w:t>
            </w:r>
          </w:p>
        </w:tc>
        <w:tc>
          <w:tcPr>
            <w:tcW w:w="0" w:type="auto"/>
            <w:vAlign w:val="center"/>
            <w:hideMark/>
          </w:tcPr>
          <w:p w14:paraId="3BCB53EF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让输出曲线平滑（防抖动）</w:t>
            </w:r>
          </w:p>
        </w:tc>
        <w:tc>
          <w:tcPr>
            <w:tcW w:w="0" w:type="auto"/>
            <w:vAlign w:val="center"/>
            <w:hideMark/>
          </w:tcPr>
          <w:p w14:paraId="025FD27E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⚠️</w:t>
            </w:r>
            <w:r w:rsidRPr="006C46BD">
              <w:t xml:space="preserve"> 可结合使用</w:t>
            </w:r>
          </w:p>
        </w:tc>
      </w:tr>
      <w:tr w:rsidR="006C46BD" w:rsidRPr="006C46BD" w14:paraId="41CFE594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3A26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b/>
                <w:bCs/>
              </w:rPr>
              <w:t>Autocorrelation Loss</w:t>
            </w:r>
          </w:p>
        </w:tc>
        <w:tc>
          <w:tcPr>
            <w:tcW w:w="0" w:type="auto"/>
            <w:vAlign w:val="center"/>
            <w:hideMark/>
          </w:tcPr>
          <w:p w14:paraId="293EAD28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保持预测序列与真实序列的自相关性结构</w:t>
            </w:r>
          </w:p>
        </w:tc>
        <w:tc>
          <w:tcPr>
            <w:tcW w:w="0" w:type="auto"/>
            <w:vAlign w:val="center"/>
            <w:hideMark/>
          </w:tcPr>
          <w:p w14:paraId="648599FE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保留周期/形态</w:t>
            </w:r>
          </w:p>
        </w:tc>
        <w:tc>
          <w:tcPr>
            <w:tcW w:w="0" w:type="auto"/>
            <w:vAlign w:val="center"/>
            <w:hideMark/>
          </w:tcPr>
          <w:p w14:paraId="74718388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rPr>
                <w:rFonts w:ascii="Segoe UI Emoji" w:hAnsi="Segoe UI Emoji" w:cs="Segoe UI Emoji"/>
              </w:rPr>
              <w:t>✅</w:t>
            </w:r>
            <w:r w:rsidRPr="006C46BD">
              <w:t xml:space="preserve"> 结构建模类场景</w:t>
            </w:r>
          </w:p>
        </w:tc>
      </w:tr>
    </w:tbl>
    <w:p w14:paraId="5FA72B44" w14:textId="77777777" w:rsidR="006C46BD" w:rsidRPr="006C46BD" w:rsidRDefault="00000000" w:rsidP="006C46BD">
      <w:pPr>
        <w:rPr>
          <w:rFonts w:hint="eastAsia"/>
        </w:rPr>
      </w:pPr>
      <w:r>
        <w:pict w14:anchorId="4540D8D0">
          <v:rect id="_x0000_i1106" style="width:0;height:1.5pt" o:hralign="center" o:hrstd="t" o:hr="t" fillcolor="#a0a0a0" stroked="f"/>
        </w:pict>
      </w:r>
    </w:p>
    <w:p w14:paraId="2B33BB01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🔍</w:t>
      </w:r>
      <w:r w:rsidRPr="006C46BD">
        <w:rPr>
          <w:b/>
          <w:bCs/>
        </w:rPr>
        <w:t xml:space="preserve"> 二、对你这种场景的推荐组合（可实际操作）</w:t>
      </w:r>
    </w:p>
    <w:p w14:paraId="7A99CD08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🎯</w:t>
      </w:r>
      <w:r w:rsidRPr="006C46BD">
        <w:rPr>
          <w:b/>
          <w:bCs/>
        </w:rPr>
        <w:t xml:space="preserve"> 任务特征：</w:t>
      </w:r>
    </w:p>
    <w:p w14:paraId="795BAA88" w14:textId="77777777" w:rsidR="006C46BD" w:rsidRPr="006C46BD" w:rsidRDefault="006C46BD" w:rsidP="006C46BD">
      <w:pPr>
        <w:numPr>
          <w:ilvl w:val="0"/>
          <w:numId w:val="45"/>
        </w:numPr>
        <w:rPr>
          <w:rFonts w:hint="eastAsia"/>
        </w:rPr>
      </w:pPr>
      <w:r w:rsidRPr="006C46BD">
        <w:t>7000+ 序列</w:t>
      </w:r>
    </w:p>
    <w:p w14:paraId="4CAA22B5" w14:textId="77777777" w:rsidR="006C46BD" w:rsidRPr="006C46BD" w:rsidRDefault="006C46BD" w:rsidP="006C46BD">
      <w:pPr>
        <w:numPr>
          <w:ilvl w:val="0"/>
          <w:numId w:val="45"/>
        </w:numPr>
        <w:rPr>
          <w:rFonts w:hint="eastAsia"/>
        </w:rPr>
      </w:pPr>
      <w:r w:rsidRPr="006C46BD">
        <w:t>需要多步（24~576 步，按 5分钟采样）</w:t>
      </w:r>
    </w:p>
    <w:p w14:paraId="36026AF9" w14:textId="77777777" w:rsidR="006C46BD" w:rsidRPr="006C46BD" w:rsidRDefault="006C46BD" w:rsidP="006C46BD">
      <w:pPr>
        <w:numPr>
          <w:ilvl w:val="0"/>
          <w:numId w:val="45"/>
        </w:numPr>
        <w:rPr>
          <w:rFonts w:hint="eastAsia"/>
        </w:rPr>
      </w:pPr>
      <w:r w:rsidRPr="006C46BD">
        <w:t>有周期性 / 抖动 / 脉冲</w:t>
      </w:r>
    </w:p>
    <w:p w14:paraId="15CE978B" w14:textId="77777777" w:rsidR="006C46BD" w:rsidRPr="006C46BD" w:rsidRDefault="006C46BD" w:rsidP="006C46BD">
      <w:pPr>
        <w:numPr>
          <w:ilvl w:val="0"/>
          <w:numId w:val="45"/>
        </w:numPr>
        <w:rPr>
          <w:rFonts w:hint="eastAsia"/>
        </w:rPr>
      </w:pPr>
      <w:r w:rsidRPr="006C46BD">
        <w:t>需快速预测以支持告警</w:t>
      </w:r>
    </w:p>
    <w:p w14:paraId="3198751B" w14:textId="77777777" w:rsidR="006C46BD" w:rsidRPr="006C46BD" w:rsidRDefault="00000000" w:rsidP="006C46BD">
      <w:pPr>
        <w:rPr>
          <w:rFonts w:hint="eastAsia"/>
        </w:rPr>
      </w:pPr>
      <w:r>
        <w:pict w14:anchorId="63CA78C1">
          <v:rect id="_x0000_i1107" style="width:0;height:1.5pt" o:hralign="center" o:hrstd="t" o:hr="t" fillcolor="#a0a0a0" stroked="f"/>
        </w:pict>
      </w:r>
    </w:p>
    <w:p w14:paraId="40D15CD5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✅</w:t>
      </w:r>
      <w:r w:rsidRPr="006C46BD">
        <w:rPr>
          <w:b/>
          <w:bCs/>
        </w:rPr>
        <w:t xml:space="preserve"> 推荐组合方案：</w:t>
      </w:r>
    </w:p>
    <w:p w14:paraId="3AE330EB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🔸</w:t>
      </w:r>
      <w:r w:rsidRPr="006C46BD">
        <w:rPr>
          <w:b/>
          <w:bCs/>
        </w:rPr>
        <w:t xml:space="preserve"> 1. Huber Loss（代替 MSE）</w:t>
      </w:r>
    </w:p>
    <w:p w14:paraId="38D88389" w14:textId="77777777" w:rsidR="006C46BD" w:rsidRPr="006C46BD" w:rsidRDefault="006C46BD" w:rsidP="006C46BD">
      <w:pPr>
        <w:numPr>
          <w:ilvl w:val="0"/>
          <w:numId w:val="46"/>
        </w:numPr>
        <w:rPr>
          <w:rFonts w:hint="eastAsia"/>
        </w:rPr>
      </w:pPr>
      <w:r w:rsidRPr="006C46BD">
        <w:rPr>
          <w:b/>
          <w:bCs/>
        </w:rPr>
        <w:t>优点</w:t>
      </w:r>
      <w:r w:rsidRPr="006C46BD">
        <w:t>：在误差较小时与 MSE 相同，在误差较大时变为 MAE，能防止少量异常点主导训练。</w:t>
      </w:r>
    </w:p>
    <w:p w14:paraId="653AE247" w14:textId="77777777" w:rsidR="006C46BD" w:rsidRPr="006C46BD" w:rsidRDefault="006C46BD" w:rsidP="006C46BD">
      <w:pPr>
        <w:numPr>
          <w:ilvl w:val="0"/>
          <w:numId w:val="46"/>
        </w:numPr>
        <w:rPr>
          <w:rFonts w:hint="eastAsia"/>
        </w:rPr>
      </w:pPr>
      <w:r w:rsidRPr="006C46BD">
        <w:rPr>
          <w:b/>
          <w:bCs/>
        </w:rPr>
        <w:t>使用方式（</w:t>
      </w:r>
      <w:proofErr w:type="spellStart"/>
      <w:r w:rsidRPr="006C46BD">
        <w:rPr>
          <w:b/>
          <w:bCs/>
        </w:rPr>
        <w:t>LightGBM</w:t>
      </w:r>
      <w:proofErr w:type="spellEnd"/>
      <w:r w:rsidRPr="006C46BD">
        <w:rPr>
          <w:b/>
          <w:bCs/>
        </w:rPr>
        <w:t>）</w:t>
      </w:r>
      <w:r w:rsidRPr="006C46BD">
        <w:t>：</w:t>
      </w:r>
    </w:p>
    <w:p w14:paraId="1F07B0E3" w14:textId="77777777" w:rsidR="006C46BD" w:rsidRPr="006C46BD" w:rsidRDefault="006C46BD" w:rsidP="006C46BD">
      <w:pPr>
        <w:rPr>
          <w:rFonts w:hint="eastAsia"/>
        </w:rPr>
      </w:pPr>
      <w:r w:rsidRPr="006C46BD">
        <w:t>params = {</w:t>
      </w:r>
    </w:p>
    <w:p w14:paraId="0519A7F2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'objective': '</w:t>
      </w:r>
      <w:proofErr w:type="spellStart"/>
      <w:r w:rsidRPr="006C46BD">
        <w:t>huber</w:t>
      </w:r>
      <w:proofErr w:type="spellEnd"/>
      <w:r w:rsidRPr="006C46BD">
        <w:t>',</w:t>
      </w:r>
    </w:p>
    <w:p w14:paraId="444C9A39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'alpha': 0.9,  # 可以调优，0.85~0.95较常见</w:t>
      </w:r>
    </w:p>
    <w:p w14:paraId="49C55619" w14:textId="77777777" w:rsidR="006C46BD" w:rsidRPr="006C46BD" w:rsidRDefault="006C46BD" w:rsidP="006C46BD">
      <w:pPr>
        <w:rPr>
          <w:rFonts w:hint="eastAsia"/>
        </w:rPr>
      </w:pPr>
      <w:r w:rsidRPr="006C46BD">
        <w:lastRenderedPageBreak/>
        <w:t>}</w:t>
      </w:r>
    </w:p>
    <w:p w14:paraId="3284CB4F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🔸</w:t>
      </w:r>
      <w:r w:rsidRPr="006C46BD">
        <w:rPr>
          <w:b/>
          <w:bCs/>
        </w:rPr>
        <w:t xml:space="preserve"> 2. Multi-Horizon Weighted MSE</w:t>
      </w:r>
    </w:p>
    <w:p w14:paraId="2B786174" w14:textId="77777777" w:rsidR="006C46BD" w:rsidRPr="006C46BD" w:rsidRDefault="006C46BD" w:rsidP="006C46BD">
      <w:pPr>
        <w:numPr>
          <w:ilvl w:val="0"/>
          <w:numId w:val="47"/>
        </w:numPr>
        <w:rPr>
          <w:rFonts w:hint="eastAsia"/>
        </w:rPr>
      </w:pPr>
      <w:r w:rsidRPr="006C46BD">
        <w:rPr>
          <w:b/>
          <w:bCs/>
        </w:rPr>
        <w:t>核心思想</w:t>
      </w:r>
      <w:r w:rsidRPr="006C46BD">
        <w:t>：远期预测更难、更不可靠，因此可以给未来步长加衰减权重（如指数权重）。</w:t>
      </w:r>
    </w:p>
    <w:p w14:paraId="443F6B1E" w14:textId="77777777" w:rsidR="006C46BD" w:rsidRPr="006C46BD" w:rsidRDefault="006C46BD" w:rsidP="006C46BD">
      <w:pPr>
        <w:numPr>
          <w:ilvl w:val="0"/>
          <w:numId w:val="47"/>
        </w:numPr>
        <w:rPr>
          <w:rFonts w:hint="eastAsia"/>
        </w:rPr>
      </w:pPr>
      <w:r w:rsidRPr="006C46BD">
        <w:rPr>
          <w:b/>
          <w:bCs/>
        </w:rPr>
        <w:t>示例权重</w:t>
      </w:r>
      <w:r w:rsidRPr="006C46BD">
        <w:t>：</w:t>
      </w:r>
    </w:p>
    <w:p w14:paraId="4FFD3EC8" w14:textId="77777777" w:rsidR="006C46BD" w:rsidRPr="006C46BD" w:rsidRDefault="006C46BD" w:rsidP="006C46BD">
      <w:pPr>
        <w:rPr>
          <w:rFonts w:hint="eastAsia"/>
        </w:rPr>
      </w:pPr>
      <w:r w:rsidRPr="006C46BD">
        <w:t xml:space="preserve">weights = </w:t>
      </w:r>
      <w:proofErr w:type="spellStart"/>
      <w:r w:rsidRPr="006C46BD">
        <w:t>np.exp</w:t>
      </w:r>
      <w:proofErr w:type="spellEnd"/>
      <w:r w:rsidRPr="006C46BD">
        <w:t>(-</w:t>
      </w:r>
      <w:proofErr w:type="spellStart"/>
      <w:r w:rsidRPr="006C46BD">
        <w:t>np.arange</w:t>
      </w:r>
      <w:proofErr w:type="spellEnd"/>
      <w:r w:rsidRPr="006C46BD">
        <w:t>(</w:t>
      </w:r>
      <w:proofErr w:type="spellStart"/>
      <w:r w:rsidRPr="006C46BD">
        <w:t>n_steps</w:t>
      </w:r>
      <w:proofErr w:type="spellEnd"/>
      <w:r w:rsidRPr="006C46BD">
        <w:t>) / 5.0)  # 衰减越快，越重视近期</w:t>
      </w:r>
    </w:p>
    <w:p w14:paraId="415E532D" w14:textId="77777777" w:rsidR="006C46BD" w:rsidRPr="006C46BD" w:rsidRDefault="006C46BD" w:rsidP="006C46BD">
      <w:pPr>
        <w:numPr>
          <w:ilvl w:val="0"/>
          <w:numId w:val="48"/>
        </w:numPr>
        <w:rPr>
          <w:rFonts w:hint="eastAsia"/>
        </w:rPr>
      </w:pPr>
      <w:r w:rsidRPr="006C46BD">
        <w:rPr>
          <w:b/>
          <w:bCs/>
        </w:rPr>
        <w:t>配合自定义 objective 使用</w:t>
      </w:r>
      <w:r w:rsidRPr="006C46BD">
        <w:t>（如你想自定义 multioutput loss）：</w:t>
      </w:r>
    </w:p>
    <w:p w14:paraId="5AA9BAFD" w14:textId="77777777" w:rsidR="006C46BD" w:rsidRPr="006C46BD" w:rsidRDefault="006C46BD" w:rsidP="006C46BD">
      <w:pPr>
        <w:rPr>
          <w:rFonts w:hint="eastAsia"/>
        </w:rPr>
      </w:pPr>
      <w:r w:rsidRPr="006C46BD">
        <w:t xml:space="preserve">def </w:t>
      </w:r>
      <w:proofErr w:type="spellStart"/>
      <w:r w:rsidRPr="006C46BD">
        <w:t>weighted_mse_loss</w:t>
      </w:r>
      <w:proofErr w:type="spellEnd"/>
      <w:r w:rsidRPr="006C46BD">
        <w:t xml:space="preserve">(preds, </w:t>
      </w:r>
      <w:proofErr w:type="spellStart"/>
      <w:r w:rsidRPr="006C46BD">
        <w:t>train_data</w:t>
      </w:r>
      <w:proofErr w:type="spellEnd"/>
      <w:r w:rsidRPr="006C46BD">
        <w:t>):</w:t>
      </w:r>
    </w:p>
    <w:p w14:paraId="3C776D5A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labels = </w:t>
      </w:r>
      <w:proofErr w:type="spellStart"/>
      <w:r w:rsidRPr="006C46BD">
        <w:t>train_data.get_label</w:t>
      </w:r>
      <w:proofErr w:type="spellEnd"/>
      <w:r w:rsidRPr="006C46BD">
        <w:t>()</w:t>
      </w:r>
    </w:p>
    <w:p w14:paraId="4CAAEFAF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preds = </w:t>
      </w:r>
      <w:proofErr w:type="spellStart"/>
      <w:r w:rsidRPr="006C46BD">
        <w:t>preds.reshape</w:t>
      </w:r>
      <w:proofErr w:type="spellEnd"/>
      <w:r w:rsidRPr="006C46BD">
        <w:t xml:space="preserve">(-1, </w:t>
      </w:r>
      <w:proofErr w:type="spellStart"/>
      <w:r w:rsidRPr="006C46BD">
        <w:t>n_steps</w:t>
      </w:r>
      <w:proofErr w:type="spellEnd"/>
      <w:r w:rsidRPr="006C46BD">
        <w:t>)</w:t>
      </w:r>
    </w:p>
    <w:p w14:paraId="54B9EC2F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labels = </w:t>
      </w:r>
      <w:proofErr w:type="spellStart"/>
      <w:r w:rsidRPr="006C46BD">
        <w:t>labels.reshape</w:t>
      </w:r>
      <w:proofErr w:type="spellEnd"/>
      <w:r w:rsidRPr="006C46BD">
        <w:t xml:space="preserve">(-1, </w:t>
      </w:r>
      <w:proofErr w:type="spellStart"/>
      <w:r w:rsidRPr="006C46BD">
        <w:t>n_steps</w:t>
      </w:r>
      <w:proofErr w:type="spellEnd"/>
      <w:r w:rsidRPr="006C46BD">
        <w:t>)</w:t>
      </w:r>
    </w:p>
    <w:p w14:paraId="7BA69838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weights = </w:t>
      </w:r>
      <w:proofErr w:type="spellStart"/>
      <w:r w:rsidRPr="006C46BD">
        <w:t>np.exp</w:t>
      </w:r>
      <w:proofErr w:type="spellEnd"/>
      <w:r w:rsidRPr="006C46BD">
        <w:t>(-</w:t>
      </w:r>
      <w:proofErr w:type="spellStart"/>
      <w:r w:rsidRPr="006C46BD">
        <w:t>np.arange</w:t>
      </w:r>
      <w:proofErr w:type="spellEnd"/>
      <w:r w:rsidRPr="006C46BD">
        <w:t>(</w:t>
      </w:r>
      <w:proofErr w:type="spellStart"/>
      <w:r w:rsidRPr="006C46BD">
        <w:t>n_steps</w:t>
      </w:r>
      <w:proofErr w:type="spellEnd"/>
      <w:r w:rsidRPr="006C46BD">
        <w:t>) / 5.0)</w:t>
      </w:r>
    </w:p>
    <w:p w14:paraId="412A91AF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grad = 2 * (preds - labels) * weights</w:t>
      </w:r>
    </w:p>
    <w:p w14:paraId="1923AB70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</w:t>
      </w:r>
      <w:proofErr w:type="spellStart"/>
      <w:r w:rsidRPr="006C46BD">
        <w:t>hess</w:t>
      </w:r>
      <w:proofErr w:type="spellEnd"/>
      <w:r w:rsidRPr="006C46BD">
        <w:t xml:space="preserve"> = 2 * weights</w:t>
      </w:r>
    </w:p>
    <w:p w14:paraId="08749865" w14:textId="77777777" w:rsidR="006C46BD" w:rsidRPr="006C46BD" w:rsidRDefault="006C46BD" w:rsidP="006C46BD">
      <w:pPr>
        <w:rPr>
          <w:rFonts w:hint="eastAsia"/>
        </w:rPr>
      </w:pPr>
      <w:r w:rsidRPr="006C46BD">
        <w:t xml:space="preserve">    return </w:t>
      </w:r>
      <w:proofErr w:type="spellStart"/>
      <w:r w:rsidRPr="006C46BD">
        <w:t>grad.flatten</w:t>
      </w:r>
      <w:proofErr w:type="spellEnd"/>
      <w:r w:rsidRPr="006C46BD">
        <w:t xml:space="preserve">(), </w:t>
      </w:r>
      <w:proofErr w:type="spellStart"/>
      <w:r w:rsidRPr="006C46BD">
        <w:t>hess.flatten</w:t>
      </w:r>
      <w:proofErr w:type="spellEnd"/>
      <w:r w:rsidRPr="006C46BD">
        <w:t>()</w:t>
      </w:r>
    </w:p>
    <w:p w14:paraId="7C0710B6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🔸</w:t>
      </w:r>
      <w:r w:rsidRPr="006C46BD">
        <w:rPr>
          <w:b/>
          <w:bCs/>
        </w:rPr>
        <w:t xml:space="preserve"> 3. Temporal Smoothness Loss（可选附加项）</w:t>
      </w:r>
    </w:p>
    <w:p w14:paraId="361914E6" w14:textId="77777777" w:rsidR="006C46BD" w:rsidRPr="006C46BD" w:rsidRDefault="006C46BD" w:rsidP="006C46BD">
      <w:pPr>
        <w:numPr>
          <w:ilvl w:val="0"/>
          <w:numId w:val="49"/>
        </w:numPr>
        <w:rPr>
          <w:rFonts w:hint="eastAsia"/>
        </w:rPr>
      </w:pPr>
      <w:r w:rsidRPr="006C46BD">
        <w:t>如果你遇到预测曲线“跳动”、“不稳定”问题，可以在 loss 中加一项：</w:t>
      </w:r>
    </w:p>
    <w:p w14:paraId="7B437BEA" w14:textId="77777777" w:rsidR="006C46BD" w:rsidRPr="006C46BD" w:rsidRDefault="006C46BD" w:rsidP="006C46BD">
      <w:pPr>
        <w:rPr>
          <w:rFonts w:hint="eastAsia"/>
        </w:rPr>
      </w:pPr>
      <w:proofErr w:type="spellStart"/>
      <w:r w:rsidRPr="006C46BD">
        <w:t>temporal_penalty</w:t>
      </w:r>
      <w:proofErr w:type="spellEnd"/>
      <w:r w:rsidRPr="006C46BD">
        <w:t xml:space="preserve"> = </w:t>
      </w:r>
      <w:proofErr w:type="spellStart"/>
      <w:r w:rsidRPr="006C46BD">
        <w:t>np.sum</w:t>
      </w:r>
      <w:proofErr w:type="spellEnd"/>
      <w:r w:rsidRPr="006C46BD">
        <w:t>((</w:t>
      </w:r>
      <w:proofErr w:type="spellStart"/>
      <w:r w:rsidRPr="006C46BD">
        <w:t>y_pred</w:t>
      </w:r>
      <w:proofErr w:type="spellEnd"/>
      <w:r w:rsidRPr="006C46BD">
        <w:t xml:space="preserve">[:,1:] - </w:t>
      </w:r>
      <w:proofErr w:type="spellStart"/>
      <w:r w:rsidRPr="006C46BD">
        <w:t>y_pred</w:t>
      </w:r>
      <w:proofErr w:type="spellEnd"/>
      <w:r w:rsidRPr="006C46BD">
        <w:t>[:,:-1])**2)</w:t>
      </w:r>
    </w:p>
    <w:p w14:paraId="66F5C155" w14:textId="77777777" w:rsidR="006C46BD" w:rsidRPr="006C46BD" w:rsidRDefault="006C46BD" w:rsidP="006C46BD">
      <w:pPr>
        <w:numPr>
          <w:ilvl w:val="0"/>
          <w:numId w:val="50"/>
        </w:numPr>
        <w:rPr>
          <w:rFonts w:hint="eastAsia"/>
        </w:rPr>
      </w:pPr>
      <w:r w:rsidRPr="006C46BD">
        <w:t>这种 loss 也可以用于评估预测平稳性。</w:t>
      </w:r>
    </w:p>
    <w:p w14:paraId="7D06C77F" w14:textId="77777777" w:rsidR="006C46BD" w:rsidRPr="006C46BD" w:rsidRDefault="00000000" w:rsidP="006C46BD">
      <w:pPr>
        <w:rPr>
          <w:rFonts w:hint="eastAsia"/>
        </w:rPr>
      </w:pPr>
      <w:r>
        <w:pict w14:anchorId="6987721B">
          <v:rect id="_x0000_i1108" style="width:0;height:1.5pt" o:hralign="center" o:hrstd="t" o:hr="t" fillcolor="#a0a0a0" stroked="f"/>
        </w:pict>
      </w:r>
    </w:p>
    <w:p w14:paraId="08204961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🤖</w:t>
      </w:r>
      <w:r w:rsidRPr="006C46BD">
        <w:rPr>
          <w:b/>
          <w:bCs/>
        </w:rPr>
        <w:t xml:space="preserve"> 高级选择（如果你未来希望尝试）：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3855"/>
      </w:tblGrid>
      <w:tr w:rsidR="006C46BD" w:rsidRPr="006C46BD" w14:paraId="2A86FD1D" w14:textId="77777777" w:rsidTr="006C4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BB3A0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B16F378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推荐工具</w:t>
            </w:r>
          </w:p>
        </w:tc>
      </w:tr>
      <w:tr w:rsidR="006C46BD" w:rsidRPr="006C46BD" w14:paraId="79E98D02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160F" w14:textId="77777777" w:rsidR="006C46BD" w:rsidRPr="006C46BD" w:rsidRDefault="006C46BD" w:rsidP="006C46BD">
            <w:pPr>
              <w:rPr>
                <w:rFonts w:hint="eastAsia"/>
              </w:rPr>
            </w:pPr>
            <w:proofErr w:type="spellStart"/>
            <w:r w:rsidRPr="006C46BD">
              <w:t>NGBoost</w:t>
            </w:r>
            <w:proofErr w:type="spellEnd"/>
            <w:r w:rsidRPr="006C46BD">
              <w:t xml:space="preserve"> / GBDT + 分布学习（如 </w:t>
            </w:r>
            <w:proofErr w:type="spellStart"/>
            <w:r w:rsidRPr="006C46BD">
              <w:t>NGBoost</w:t>
            </w:r>
            <w:proofErr w:type="spellEnd"/>
            <w:r w:rsidRPr="006C46BD">
              <w:t>）</w:t>
            </w:r>
          </w:p>
        </w:tc>
        <w:tc>
          <w:tcPr>
            <w:tcW w:w="0" w:type="auto"/>
            <w:vAlign w:val="center"/>
            <w:hideMark/>
          </w:tcPr>
          <w:p w14:paraId="4CBFECBB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能建模不确定性，输出置信区间</w:t>
            </w:r>
          </w:p>
        </w:tc>
      </w:tr>
      <w:tr w:rsidR="006C46BD" w:rsidRPr="006C46BD" w14:paraId="5BEB1E64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8615" w14:textId="77777777" w:rsidR="006C46BD" w:rsidRPr="006C46BD" w:rsidRDefault="006C46BD" w:rsidP="006C46BD">
            <w:pPr>
              <w:rPr>
                <w:rFonts w:hint="eastAsia"/>
              </w:rPr>
            </w:pPr>
            <w:proofErr w:type="spellStart"/>
            <w:r w:rsidRPr="006C46BD">
              <w:t>DeepAR</w:t>
            </w:r>
            <w:proofErr w:type="spellEnd"/>
            <w:r w:rsidRPr="006C46BD">
              <w:t xml:space="preserve"> / Temporal Fusion Transformer</w:t>
            </w:r>
          </w:p>
        </w:tc>
        <w:tc>
          <w:tcPr>
            <w:tcW w:w="0" w:type="auto"/>
            <w:vAlign w:val="center"/>
            <w:hideMark/>
          </w:tcPr>
          <w:p w14:paraId="40CB8CF3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基于 RNN/Attention 的强建模能力</w:t>
            </w:r>
          </w:p>
        </w:tc>
      </w:tr>
      <w:tr w:rsidR="006C46BD" w:rsidRPr="006C46BD" w14:paraId="67BB1785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D38B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Gaussian Process / Variational GP</w:t>
            </w:r>
          </w:p>
        </w:tc>
        <w:tc>
          <w:tcPr>
            <w:tcW w:w="0" w:type="auto"/>
            <w:vAlign w:val="center"/>
            <w:hideMark/>
          </w:tcPr>
          <w:p w14:paraId="3C3566F2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若时间序列稀疏但关键，可用于异常分析</w:t>
            </w:r>
          </w:p>
        </w:tc>
      </w:tr>
    </w:tbl>
    <w:p w14:paraId="0F823FB5" w14:textId="77777777" w:rsidR="006C46BD" w:rsidRPr="006C46BD" w:rsidRDefault="00000000" w:rsidP="006C46BD">
      <w:pPr>
        <w:rPr>
          <w:rFonts w:hint="eastAsia"/>
        </w:rPr>
      </w:pPr>
      <w:r>
        <w:pict w14:anchorId="0C316887">
          <v:rect id="_x0000_i1109" style="width:0;height:1.5pt" o:hralign="center" o:hrstd="t" o:hr="t" fillcolor="#a0a0a0" stroked="f"/>
        </w:pict>
      </w:r>
    </w:p>
    <w:p w14:paraId="12D2B5EF" w14:textId="77777777" w:rsidR="006C46BD" w:rsidRPr="006C46BD" w:rsidRDefault="006C46BD" w:rsidP="006C46BD">
      <w:pPr>
        <w:rPr>
          <w:rFonts w:hint="eastAsia"/>
          <w:b/>
          <w:bCs/>
        </w:rPr>
      </w:pPr>
      <w:r w:rsidRPr="006C46BD">
        <w:rPr>
          <w:rFonts w:ascii="Segoe UI Emoji" w:hAnsi="Segoe UI Emoji" w:cs="Segoe UI Emoji"/>
          <w:b/>
          <w:bCs/>
        </w:rPr>
        <w:t>✅</w:t>
      </w:r>
      <w:r w:rsidRPr="006C46BD">
        <w:rPr>
          <w:b/>
          <w:bCs/>
        </w:rPr>
        <w:t xml:space="preserve"> 最终建议组合（针对你当前问题）：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378"/>
      </w:tblGrid>
      <w:tr w:rsidR="006C46BD" w:rsidRPr="006C46BD" w14:paraId="3C18A1F1" w14:textId="77777777" w:rsidTr="006C4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47A0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模型类型</w:t>
            </w:r>
          </w:p>
        </w:tc>
        <w:tc>
          <w:tcPr>
            <w:tcW w:w="0" w:type="auto"/>
            <w:vAlign w:val="center"/>
            <w:hideMark/>
          </w:tcPr>
          <w:p w14:paraId="11BA88A3" w14:textId="77777777" w:rsidR="006C46BD" w:rsidRPr="006C46BD" w:rsidRDefault="006C46BD" w:rsidP="006C46BD">
            <w:pPr>
              <w:rPr>
                <w:rFonts w:hint="eastAsia"/>
                <w:b/>
                <w:bCs/>
              </w:rPr>
            </w:pPr>
            <w:r w:rsidRPr="006C46BD">
              <w:rPr>
                <w:b/>
                <w:bCs/>
              </w:rPr>
              <w:t>建议 Loss</w:t>
            </w:r>
          </w:p>
        </w:tc>
      </w:tr>
      <w:tr w:rsidR="006C46BD" w:rsidRPr="006C46BD" w14:paraId="7ACAC363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7464" w14:textId="77777777" w:rsidR="006C46BD" w:rsidRPr="006C46BD" w:rsidRDefault="006C46BD" w:rsidP="006C46BD">
            <w:pPr>
              <w:rPr>
                <w:rFonts w:hint="eastAsia"/>
              </w:rPr>
            </w:pPr>
            <w:proofErr w:type="spellStart"/>
            <w:r w:rsidRPr="006C46BD">
              <w:t>LightGBM</w:t>
            </w:r>
            <w:proofErr w:type="spellEnd"/>
            <w:r w:rsidRPr="006C46BD">
              <w:t xml:space="preserve"> - 高精度点预测</w:t>
            </w:r>
          </w:p>
        </w:tc>
        <w:tc>
          <w:tcPr>
            <w:tcW w:w="0" w:type="auto"/>
            <w:vAlign w:val="center"/>
            <w:hideMark/>
          </w:tcPr>
          <w:p w14:paraId="3DC2F200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Huber Loss 或 Weighted MSE</w:t>
            </w:r>
          </w:p>
        </w:tc>
      </w:tr>
      <w:tr w:rsidR="006C46BD" w:rsidRPr="006C46BD" w14:paraId="0F8E2596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A18D" w14:textId="77777777" w:rsidR="006C46BD" w:rsidRPr="006C46BD" w:rsidRDefault="006C46BD" w:rsidP="006C46BD">
            <w:pPr>
              <w:rPr>
                <w:rFonts w:hint="eastAsia"/>
              </w:rPr>
            </w:pPr>
            <w:proofErr w:type="spellStart"/>
            <w:r w:rsidRPr="006C46BD">
              <w:t>LightGBM</w:t>
            </w:r>
            <w:proofErr w:type="spellEnd"/>
            <w:r w:rsidRPr="006C46BD">
              <w:t xml:space="preserve"> - 置信区间</w:t>
            </w:r>
          </w:p>
        </w:tc>
        <w:tc>
          <w:tcPr>
            <w:tcW w:w="0" w:type="auto"/>
            <w:vAlign w:val="center"/>
            <w:hideMark/>
          </w:tcPr>
          <w:p w14:paraId="2C609057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Quantile Loss（95%、50%、5%）</w:t>
            </w:r>
          </w:p>
        </w:tc>
      </w:tr>
      <w:tr w:rsidR="006C46BD" w:rsidRPr="006C46BD" w14:paraId="18F55751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A603" w14:textId="77777777" w:rsidR="006C46BD" w:rsidRPr="006C46BD" w:rsidRDefault="006C46BD" w:rsidP="006C46BD">
            <w:pPr>
              <w:rPr>
                <w:rFonts w:hint="eastAsia"/>
              </w:rPr>
            </w:pPr>
            <w:proofErr w:type="spellStart"/>
            <w:r w:rsidRPr="006C46BD">
              <w:t>NGBoost</w:t>
            </w:r>
            <w:proofErr w:type="spellEnd"/>
            <w:r w:rsidRPr="006C46BD">
              <w:t xml:space="preserve"> - 全分布预测</w:t>
            </w:r>
          </w:p>
        </w:tc>
        <w:tc>
          <w:tcPr>
            <w:tcW w:w="0" w:type="auto"/>
            <w:vAlign w:val="center"/>
            <w:hideMark/>
          </w:tcPr>
          <w:p w14:paraId="73A1959B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CRPS Loss（自动处理）</w:t>
            </w:r>
          </w:p>
        </w:tc>
      </w:tr>
      <w:tr w:rsidR="006C46BD" w:rsidRPr="006C46BD" w14:paraId="49043BB2" w14:textId="77777777" w:rsidTr="006C46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8995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补充平滑或形态保留</w:t>
            </w:r>
          </w:p>
        </w:tc>
        <w:tc>
          <w:tcPr>
            <w:tcW w:w="0" w:type="auto"/>
            <w:vAlign w:val="center"/>
            <w:hideMark/>
          </w:tcPr>
          <w:p w14:paraId="4961D3B9" w14:textId="77777777" w:rsidR="006C46BD" w:rsidRPr="006C46BD" w:rsidRDefault="006C46BD" w:rsidP="006C46BD">
            <w:pPr>
              <w:rPr>
                <w:rFonts w:hint="eastAsia"/>
              </w:rPr>
            </w:pPr>
            <w:r w:rsidRPr="006C46BD">
              <w:t>Temporal Smoothness Loss（附加）</w:t>
            </w:r>
          </w:p>
        </w:tc>
      </w:tr>
    </w:tbl>
    <w:p w14:paraId="4272ED30" w14:textId="77777777" w:rsidR="006C46BD" w:rsidRPr="006C46BD" w:rsidRDefault="00000000" w:rsidP="006C46BD">
      <w:pPr>
        <w:rPr>
          <w:rFonts w:hint="eastAsia"/>
        </w:rPr>
      </w:pPr>
      <w:r>
        <w:pict w14:anchorId="5E83BA0A">
          <v:rect id="_x0000_i1110" style="width:0;height:1.5pt" o:hralign="center" o:hrstd="t" o:hr="t" fillcolor="#a0a0a0" stroked="f"/>
        </w:pict>
      </w:r>
    </w:p>
    <w:p w14:paraId="4E0215E4" w14:textId="77777777" w:rsidR="006C46BD" w:rsidRPr="006C46BD" w:rsidRDefault="006C46BD" w:rsidP="006C46BD">
      <w:pPr>
        <w:rPr>
          <w:rFonts w:hint="eastAsia"/>
        </w:rPr>
      </w:pPr>
      <w:r w:rsidRPr="006C46BD">
        <w:t>如你需要，我可以：</w:t>
      </w:r>
    </w:p>
    <w:p w14:paraId="410EA24C" w14:textId="77777777" w:rsidR="006C46BD" w:rsidRPr="006C46BD" w:rsidRDefault="006C46BD" w:rsidP="006C46BD">
      <w:pPr>
        <w:numPr>
          <w:ilvl w:val="0"/>
          <w:numId w:val="51"/>
        </w:numPr>
        <w:rPr>
          <w:rFonts w:hint="eastAsia"/>
        </w:rPr>
      </w:pPr>
      <w:r w:rsidRPr="006C46BD">
        <w:rPr>
          <w:rFonts w:ascii="Segoe UI Emoji" w:hAnsi="Segoe UI Emoji" w:cs="Segoe UI Emoji"/>
        </w:rPr>
        <w:t>🧩</w:t>
      </w:r>
      <w:r w:rsidRPr="006C46BD">
        <w:t xml:space="preserve"> 帮你写出一份 </w:t>
      </w:r>
      <w:proofErr w:type="spellStart"/>
      <w:r w:rsidRPr="006C46BD">
        <w:rPr>
          <w:b/>
          <w:bCs/>
        </w:rPr>
        <w:t>LightGBM</w:t>
      </w:r>
      <w:proofErr w:type="spellEnd"/>
      <w:r w:rsidRPr="006C46BD">
        <w:rPr>
          <w:b/>
          <w:bCs/>
        </w:rPr>
        <w:t xml:space="preserve"> + Weighted MSE + 自定义多步预测</w:t>
      </w:r>
      <w:r w:rsidRPr="006C46BD">
        <w:t xml:space="preserve"> 的完整训练框架</w:t>
      </w:r>
    </w:p>
    <w:p w14:paraId="6975089C" w14:textId="77777777" w:rsidR="006C46BD" w:rsidRPr="006C46BD" w:rsidRDefault="006C46BD" w:rsidP="006C46BD">
      <w:pPr>
        <w:numPr>
          <w:ilvl w:val="0"/>
          <w:numId w:val="51"/>
        </w:numPr>
        <w:rPr>
          <w:rFonts w:hint="eastAsia"/>
        </w:rPr>
      </w:pPr>
      <w:r w:rsidRPr="006C46BD">
        <w:rPr>
          <w:rFonts w:ascii="Segoe UI Emoji" w:hAnsi="Segoe UI Emoji" w:cs="Segoe UI Emoji"/>
        </w:rPr>
        <w:t>💡</w:t>
      </w:r>
      <w:r w:rsidRPr="006C46BD">
        <w:t xml:space="preserve"> 或搭建一个完整评估模块，比较 MSE、Huber、Quantile 等 loss 的表现差异</w:t>
      </w:r>
    </w:p>
    <w:p w14:paraId="49D8420E" w14:textId="77777777" w:rsidR="006C46BD" w:rsidRPr="006C46BD" w:rsidRDefault="006C46BD" w:rsidP="006C46BD">
      <w:pPr>
        <w:rPr>
          <w:rFonts w:hint="eastAsia"/>
        </w:rPr>
      </w:pPr>
      <w:r w:rsidRPr="006C46BD">
        <w:t>你对哪种方式最感兴趣？我可以立刻开始帮你实现。</w:t>
      </w:r>
    </w:p>
    <w:p w14:paraId="0EA22164" w14:textId="77777777" w:rsidR="006C46BD" w:rsidRDefault="006C46BD">
      <w:pPr>
        <w:rPr>
          <w:rFonts w:hint="eastAsia"/>
        </w:rPr>
      </w:pPr>
    </w:p>
    <w:p w14:paraId="37BC8770" w14:textId="77777777" w:rsidR="00931E24" w:rsidRDefault="00931E24">
      <w:pPr>
        <w:rPr>
          <w:rFonts w:hint="eastAsia"/>
        </w:rPr>
      </w:pPr>
    </w:p>
    <w:p w14:paraId="24D3D4F1" w14:textId="77777777" w:rsidR="00931E24" w:rsidRPr="00931E24" w:rsidRDefault="00931E24" w:rsidP="00931E24">
      <w:pPr>
        <w:rPr>
          <w:rFonts w:hint="eastAsia"/>
        </w:rPr>
      </w:pPr>
      <w:r w:rsidRPr="00931E24">
        <w:t xml:space="preserve">明白了！你是想 </w:t>
      </w:r>
      <w:r w:rsidRPr="00931E24">
        <w:rPr>
          <w:b/>
          <w:bCs/>
        </w:rPr>
        <w:t xml:space="preserve">自定义 Quantile Loss 函数，在 </w:t>
      </w:r>
      <w:proofErr w:type="spellStart"/>
      <w:r w:rsidRPr="00931E24">
        <w:rPr>
          <w:b/>
          <w:bCs/>
        </w:rPr>
        <w:t>LightGBM</w:t>
      </w:r>
      <w:proofErr w:type="spellEnd"/>
      <w:r w:rsidRPr="00931E24">
        <w:rPr>
          <w:b/>
          <w:bCs/>
        </w:rPr>
        <w:t xml:space="preserve"> 中实现多步预测（multioutput）时只训练一个模型，同时输出多个分位点（例如 P5、P50、P95）</w:t>
      </w:r>
      <w:r w:rsidRPr="00931E24">
        <w:t>，而不是为每个步长或分</w:t>
      </w:r>
      <w:r w:rsidRPr="00931E24">
        <w:lastRenderedPageBreak/>
        <w:t>位点单独训练一个模型。</w:t>
      </w:r>
    </w:p>
    <w:p w14:paraId="6D9CD5D9" w14:textId="77777777" w:rsidR="00931E24" w:rsidRPr="00931E24" w:rsidRDefault="00931E24" w:rsidP="00931E24">
      <w:pPr>
        <w:rPr>
          <w:rFonts w:hint="eastAsia"/>
        </w:rPr>
      </w:pPr>
      <w:r w:rsidRPr="00931E24">
        <w:t>这确实可以做到，</w:t>
      </w:r>
      <w:proofErr w:type="spellStart"/>
      <w:r w:rsidRPr="00931E24">
        <w:t>LightGBM</w:t>
      </w:r>
      <w:proofErr w:type="spellEnd"/>
      <w:r w:rsidRPr="00931E24">
        <w:t xml:space="preserve"> 支持自定义 objective 函数，但它只接受</w:t>
      </w:r>
      <w:r w:rsidRPr="00931E24">
        <w:rPr>
          <w:b/>
          <w:bCs/>
        </w:rPr>
        <w:t>单一目标值的输入和输出</w:t>
      </w:r>
      <w:r w:rsidRPr="00931E24">
        <w:t>，所以我们需要**“模拟多目标训练”**，跟你之前实现 multioutput-MSE 的方式类似。</w:t>
      </w:r>
    </w:p>
    <w:p w14:paraId="34C4DDCB" w14:textId="77777777" w:rsidR="00931E24" w:rsidRPr="00931E24" w:rsidRDefault="00000000" w:rsidP="00931E24">
      <w:pPr>
        <w:rPr>
          <w:rFonts w:hint="eastAsia"/>
        </w:rPr>
      </w:pPr>
      <w:r>
        <w:pict w14:anchorId="5DEE3E2B">
          <v:rect id="_x0000_i1111" style="width:0;height:1.5pt" o:hralign="center" o:hrstd="t" o:hr="t" fillcolor="#a0a0a0" stroked="f"/>
        </w:pict>
      </w:r>
    </w:p>
    <w:p w14:paraId="7F7D873D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自定义 Quantile Loss 多目标实现原理</w:t>
      </w:r>
    </w:p>
    <w:p w14:paraId="0DBA2ED7" w14:textId="77777777" w:rsidR="00931E24" w:rsidRPr="00931E24" w:rsidRDefault="00931E24" w:rsidP="00931E24">
      <w:pPr>
        <w:rPr>
          <w:rFonts w:hint="eastAsia"/>
        </w:rPr>
      </w:pPr>
      <w:r w:rsidRPr="00931E24">
        <w:t>给定多个预测目标（未来 H 步）和多个分位点（如 P5/P50/P95），我们可以：</w:t>
      </w:r>
    </w:p>
    <w:p w14:paraId="3AA3B55D" w14:textId="77777777" w:rsidR="00931E24" w:rsidRPr="00931E24" w:rsidRDefault="00931E24" w:rsidP="00931E24">
      <w:pPr>
        <w:numPr>
          <w:ilvl w:val="0"/>
          <w:numId w:val="52"/>
        </w:numPr>
        <w:rPr>
          <w:rFonts w:hint="eastAsia"/>
        </w:rPr>
      </w:pPr>
      <w:r w:rsidRPr="00931E24">
        <w:t>将 label 拼成 shape = [</w:t>
      </w:r>
      <w:proofErr w:type="spellStart"/>
      <w:r w:rsidRPr="00931E24">
        <w:t>n_samples</w:t>
      </w:r>
      <w:proofErr w:type="spellEnd"/>
      <w:r w:rsidRPr="00931E24">
        <w:t>, H × Q]</w:t>
      </w:r>
    </w:p>
    <w:p w14:paraId="357180A9" w14:textId="77777777" w:rsidR="00931E24" w:rsidRPr="00931E24" w:rsidRDefault="00931E24" w:rsidP="00931E24">
      <w:pPr>
        <w:numPr>
          <w:ilvl w:val="0"/>
          <w:numId w:val="52"/>
        </w:numPr>
        <w:rPr>
          <w:rFonts w:hint="eastAsia"/>
        </w:rPr>
      </w:pPr>
      <w:r w:rsidRPr="00931E24">
        <w:t>模型输出为 H × Q 个值</w:t>
      </w:r>
    </w:p>
    <w:p w14:paraId="5E619EFF" w14:textId="77777777" w:rsidR="00931E24" w:rsidRPr="00931E24" w:rsidRDefault="00931E24" w:rsidP="00931E24">
      <w:pPr>
        <w:numPr>
          <w:ilvl w:val="0"/>
          <w:numId w:val="52"/>
        </w:numPr>
        <w:rPr>
          <w:rFonts w:hint="eastAsia"/>
        </w:rPr>
      </w:pPr>
      <w:r w:rsidRPr="00931E24">
        <w:t>对每个 label 分别使用 Quantile Loss，并累加为总 loss</w:t>
      </w:r>
    </w:p>
    <w:p w14:paraId="621D810A" w14:textId="77777777" w:rsidR="00931E24" w:rsidRPr="00931E24" w:rsidRDefault="00931E24" w:rsidP="00931E24">
      <w:pPr>
        <w:numPr>
          <w:ilvl w:val="0"/>
          <w:numId w:val="52"/>
        </w:numPr>
        <w:rPr>
          <w:rFonts w:hint="eastAsia"/>
        </w:rPr>
      </w:pPr>
      <w:r w:rsidRPr="00931E24">
        <w:t xml:space="preserve">返回 grad 和 </w:t>
      </w:r>
      <w:proofErr w:type="spellStart"/>
      <w:r w:rsidRPr="00931E24">
        <w:t>hess</w:t>
      </w:r>
      <w:proofErr w:type="spellEnd"/>
      <w:r w:rsidRPr="00931E24">
        <w:t xml:space="preserve"> 拼接后的一维数组</w:t>
      </w:r>
    </w:p>
    <w:p w14:paraId="20EC45C2" w14:textId="77777777" w:rsidR="00931E24" w:rsidRPr="00931E24" w:rsidRDefault="00000000" w:rsidP="00931E24">
      <w:pPr>
        <w:rPr>
          <w:rFonts w:hint="eastAsia"/>
        </w:rPr>
      </w:pPr>
      <w:r>
        <w:pict w14:anchorId="17D3DE94">
          <v:rect id="_x0000_i1112" style="width:0;height:1.5pt" o:hralign="center" o:hrstd="t" o:hr="t" fillcolor="#a0a0a0" stroked="f"/>
        </w:pict>
      </w:r>
    </w:p>
    <w:p w14:paraId="233CF740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🧠</w:t>
      </w:r>
      <w:r w:rsidRPr="00931E24">
        <w:rPr>
          <w:b/>
          <w:bCs/>
        </w:rPr>
        <w:t xml:space="preserve"> Quantile Loss 公式回顾</w:t>
      </w:r>
    </w:p>
    <w:p w14:paraId="74E60892" w14:textId="77777777" w:rsidR="00931E24" w:rsidRPr="00931E24" w:rsidRDefault="00931E24" w:rsidP="00931E24">
      <w:pPr>
        <w:rPr>
          <w:rFonts w:hint="eastAsia"/>
        </w:rPr>
      </w:pPr>
      <w:r w:rsidRPr="00931E24">
        <w:t>对单个分位点 q∈(0,1)q \in (0, 1)，Quantile Loss 是：</w:t>
      </w:r>
    </w:p>
    <w:p w14:paraId="37E3BD54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Lq</w:t>
      </w:r>
      <w:proofErr w:type="spellEnd"/>
      <w:r w:rsidRPr="00931E24">
        <w:t>(</w:t>
      </w:r>
      <w:proofErr w:type="spellStart"/>
      <w:r w:rsidRPr="00931E24">
        <w:t>y,y</w:t>
      </w:r>
      <w:proofErr w:type="spellEnd"/>
      <w:r w:rsidRPr="00931E24">
        <w:t>^)={q</w:t>
      </w:r>
      <w:r w:rsidRPr="00931E24">
        <w:rPr>
          <w:rFonts w:ascii="Cambria Math" w:hAnsi="Cambria Math" w:cs="Cambria Math"/>
        </w:rPr>
        <w:t>⋅</w:t>
      </w:r>
      <w:r w:rsidRPr="00931E24">
        <w:t>(y</w:t>
      </w:r>
      <w:r w:rsidRPr="00931E24">
        <w:rPr>
          <w:rFonts w:ascii="Cambria Math" w:hAnsi="Cambria Math" w:cs="Cambria Math"/>
        </w:rPr>
        <w:t>−</w:t>
      </w:r>
      <w:r w:rsidRPr="00931E24">
        <w:t>y^)if</w:t>
      </w:r>
      <w:r w:rsidRPr="00931E24">
        <w:rPr>
          <w:rFonts w:ascii="等线" w:eastAsia="等线" w:hAnsi="等线" w:cs="等线" w:hint="eastAsia"/>
        </w:rPr>
        <w:t> </w:t>
      </w:r>
      <w:r w:rsidRPr="00931E24">
        <w:t>y&gt;y^(1</w:t>
      </w:r>
      <w:r w:rsidRPr="00931E24">
        <w:rPr>
          <w:rFonts w:ascii="Cambria Math" w:hAnsi="Cambria Math" w:cs="Cambria Math"/>
        </w:rPr>
        <w:t>−</w:t>
      </w:r>
      <w:r w:rsidRPr="00931E24">
        <w:t>q)</w:t>
      </w:r>
      <w:r w:rsidRPr="00931E24">
        <w:rPr>
          <w:rFonts w:ascii="Cambria Math" w:hAnsi="Cambria Math" w:cs="Cambria Math"/>
        </w:rPr>
        <w:t>⋅</w:t>
      </w:r>
      <w:r w:rsidRPr="00931E24">
        <w:t>(y^</w:t>
      </w:r>
      <w:r w:rsidRPr="00931E24">
        <w:rPr>
          <w:rFonts w:ascii="Cambria Math" w:hAnsi="Cambria Math" w:cs="Cambria Math"/>
        </w:rPr>
        <w:t>−</w:t>
      </w:r>
      <w:r w:rsidRPr="00931E24">
        <w:t>y)</w:t>
      </w:r>
      <w:proofErr w:type="spellStart"/>
      <w:r w:rsidRPr="00931E24">
        <w:t>otherwiseL_q</w:t>
      </w:r>
      <w:proofErr w:type="spellEnd"/>
      <w:r w:rsidRPr="00931E24">
        <w:t>(y, \hat{y}) = \begin{cases} q \</w:t>
      </w:r>
      <w:proofErr w:type="spellStart"/>
      <w:r w:rsidRPr="00931E24">
        <w:t>cdot</w:t>
      </w:r>
      <w:proofErr w:type="spellEnd"/>
      <w:r w:rsidRPr="00931E24">
        <w:t xml:space="preserve"> (y - \hat{y}) &amp; \text{if } y &gt; \hat{y} \\ (1 - q) \</w:t>
      </w:r>
      <w:proofErr w:type="spellStart"/>
      <w:r w:rsidRPr="00931E24">
        <w:t>cdot</w:t>
      </w:r>
      <w:proofErr w:type="spellEnd"/>
      <w:r w:rsidRPr="00931E24">
        <w:t xml:space="preserve"> (\hat{y} - y) &amp; \text{otherwise} \end{cases} </w:t>
      </w:r>
    </w:p>
    <w:p w14:paraId="36E315C2" w14:textId="77777777" w:rsidR="00931E24" w:rsidRPr="00931E24" w:rsidRDefault="00931E24" w:rsidP="00931E24">
      <w:pPr>
        <w:rPr>
          <w:rFonts w:hint="eastAsia"/>
        </w:rPr>
      </w:pPr>
      <w:r w:rsidRPr="00931E24">
        <w:t>一阶导（gradient）：</w:t>
      </w:r>
    </w:p>
    <w:p w14:paraId="40C68FF0" w14:textId="77777777" w:rsidR="00931E24" w:rsidRPr="00931E24" w:rsidRDefault="00931E24" w:rsidP="00931E24">
      <w:pPr>
        <w:rPr>
          <w:rFonts w:hint="eastAsia"/>
        </w:rPr>
      </w:pPr>
      <w:r w:rsidRPr="00931E24">
        <w:t>grad={</w:t>
      </w:r>
      <w:r w:rsidRPr="00931E24">
        <w:rPr>
          <w:rFonts w:ascii="Cambria Math" w:hAnsi="Cambria Math" w:cs="Cambria Math"/>
        </w:rPr>
        <w:t>−</w:t>
      </w:r>
      <w:proofErr w:type="spellStart"/>
      <w:r w:rsidRPr="00931E24">
        <w:t>qif</w:t>
      </w:r>
      <w:proofErr w:type="spellEnd"/>
      <w:r w:rsidRPr="00931E24">
        <w:rPr>
          <w:rFonts w:ascii="等线" w:eastAsia="等线" w:hAnsi="等线" w:cs="等线" w:hint="eastAsia"/>
        </w:rPr>
        <w:t> </w:t>
      </w:r>
      <w:r w:rsidRPr="00931E24">
        <w:t>y&lt;y^1</w:t>
      </w:r>
      <w:r w:rsidRPr="00931E24">
        <w:rPr>
          <w:rFonts w:ascii="Cambria Math" w:hAnsi="Cambria Math" w:cs="Cambria Math"/>
        </w:rPr>
        <w:t>−</w:t>
      </w:r>
      <w:r w:rsidRPr="00931E24">
        <w:t>qif</w:t>
      </w:r>
      <w:r w:rsidRPr="00931E24">
        <w:rPr>
          <w:rFonts w:ascii="等线" w:eastAsia="等线" w:hAnsi="等线" w:cs="等线" w:hint="eastAsia"/>
        </w:rPr>
        <w:t> </w:t>
      </w:r>
      <w:r w:rsidRPr="00931E24">
        <w:t>y</w:t>
      </w:r>
      <w:r w:rsidRPr="00931E24">
        <w:rPr>
          <w:rFonts w:ascii="等线" w:eastAsia="等线" w:hAnsi="等线" w:cs="等线" w:hint="eastAsia"/>
        </w:rPr>
        <w:t>≥</w:t>
      </w:r>
      <w:r w:rsidRPr="00931E24">
        <w:t>y^\text{grad} = \begin{cases} -q &amp; \text{if } y &lt; \hat{y} \\ 1 - q &amp; \text{if } y \</w:t>
      </w:r>
      <w:proofErr w:type="spellStart"/>
      <w:r w:rsidRPr="00931E24">
        <w:t>geq</w:t>
      </w:r>
      <w:proofErr w:type="spellEnd"/>
      <w:r w:rsidRPr="00931E24">
        <w:t xml:space="preserve"> \hat{y} \end{cases} </w:t>
      </w:r>
    </w:p>
    <w:p w14:paraId="1C8CC993" w14:textId="77777777" w:rsidR="00931E24" w:rsidRPr="00931E24" w:rsidRDefault="00931E24" w:rsidP="00931E24">
      <w:pPr>
        <w:rPr>
          <w:rFonts w:hint="eastAsia"/>
        </w:rPr>
      </w:pPr>
      <w:r w:rsidRPr="00931E24">
        <w:t>二阶导（hessian）恒为 0（但不能为 0，要设成一个很小值，如 1e-6）</w:t>
      </w:r>
    </w:p>
    <w:p w14:paraId="601DC8A5" w14:textId="77777777" w:rsidR="00931E24" w:rsidRPr="00931E24" w:rsidRDefault="00000000" w:rsidP="00931E24">
      <w:pPr>
        <w:rPr>
          <w:rFonts w:hint="eastAsia"/>
        </w:rPr>
      </w:pPr>
      <w:r>
        <w:pict w14:anchorId="360E8DE9">
          <v:rect id="_x0000_i1113" style="width:0;height:1.5pt" o:hralign="center" o:hrstd="t" o:hr="t" fillcolor="#a0a0a0" stroked="f"/>
        </w:pict>
      </w:r>
    </w:p>
    <w:p w14:paraId="71A73D47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示例：自定义 Quantile Loss 实现多步预测（3步 × 3分位点）</w:t>
      </w:r>
    </w:p>
    <w:p w14:paraId="37E6B6B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import </w:t>
      </w:r>
      <w:proofErr w:type="spellStart"/>
      <w:r w:rsidRPr="00931E24">
        <w:t>numpy</w:t>
      </w:r>
      <w:proofErr w:type="spellEnd"/>
      <w:r w:rsidRPr="00931E24">
        <w:t xml:space="preserve"> as np</w:t>
      </w:r>
    </w:p>
    <w:p w14:paraId="28FD6ADF" w14:textId="77777777" w:rsidR="00931E24" w:rsidRPr="00931E24" w:rsidRDefault="00931E24" w:rsidP="00931E24">
      <w:pPr>
        <w:rPr>
          <w:rFonts w:hint="eastAsia"/>
        </w:rPr>
      </w:pPr>
    </w:p>
    <w:p w14:paraId="1CF9AA4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def </w:t>
      </w:r>
      <w:proofErr w:type="spellStart"/>
      <w:r w:rsidRPr="00931E24">
        <w:t>multioutput_quantile_loss</w:t>
      </w:r>
      <w:proofErr w:type="spellEnd"/>
      <w:r w:rsidRPr="00931E24">
        <w:t xml:space="preserve">(preds, </w:t>
      </w:r>
      <w:proofErr w:type="spellStart"/>
      <w:r w:rsidRPr="00931E24">
        <w:t>train_data</w:t>
      </w:r>
      <w:proofErr w:type="spellEnd"/>
      <w:r w:rsidRPr="00931E24">
        <w:t>):</w:t>
      </w:r>
    </w:p>
    <w:p w14:paraId="31073C24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"""</w:t>
      </w:r>
    </w:p>
    <w:p w14:paraId="7D9B07B1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preds: 1D array of shape [</w:t>
      </w:r>
      <w:proofErr w:type="spellStart"/>
      <w:r w:rsidRPr="00931E24">
        <w:t>n_samples</w:t>
      </w:r>
      <w:proofErr w:type="spellEnd"/>
      <w:r w:rsidRPr="00931E24">
        <w:t xml:space="preserve"> * (H × Q)]</w:t>
      </w:r>
    </w:p>
    <w:p w14:paraId="3F83109B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labels: same shape</w:t>
      </w:r>
    </w:p>
    <w:p w14:paraId="2220D52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"""</w:t>
      </w:r>
    </w:p>
    <w:p w14:paraId="609E7157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labels = </w:t>
      </w:r>
      <w:proofErr w:type="spellStart"/>
      <w:r w:rsidRPr="00931E24">
        <w:t>train_data.get_label</w:t>
      </w:r>
      <w:proofErr w:type="spellEnd"/>
      <w:r w:rsidRPr="00931E24">
        <w:t>()</w:t>
      </w:r>
    </w:p>
    <w:p w14:paraId="396F0294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</w:p>
    <w:p w14:paraId="72C2B7C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num_outputs</w:t>
      </w:r>
      <w:proofErr w:type="spellEnd"/>
      <w:r w:rsidRPr="00931E24">
        <w:t xml:space="preserve"> = 3       # H 步预测</w:t>
      </w:r>
    </w:p>
    <w:p w14:paraId="331199EC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quantiles = [0.05, 0.5, 0.95]  # Q 个分位点</w:t>
      </w:r>
    </w:p>
    <w:p w14:paraId="454ACEF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Q = </w:t>
      </w:r>
      <w:proofErr w:type="spellStart"/>
      <w:r w:rsidRPr="00931E24">
        <w:t>len</w:t>
      </w:r>
      <w:proofErr w:type="spellEnd"/>
      <w:r w:rsidRPr="00931E24">
        <w:t>(quantiles)</w:t>
      </w:r>
    </w:p>
    <w:p w14:paraId="61F2F0E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</w:p>
    <w:p w14:paraId="4011EFCB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preds = </w:t>
      </w:r>
      <w:proofErr w:type="spellStart"/>
      <w:r w:rsidRPr="00931E24">
        <w:t>preds.reshape</w:t>
      </w:r>
      <w:proofErr w:type="spellEnd"/>
      <w:r w:rsidRPr="00931E24">
        <w:t xml:space="preserve">(-1, </w:t>
      </w:r>
      <w:proofErr w:type="spellStart"/>
      <w:r w:rsidRPr="00931E24">
        <w:t>num_outputs</w:t>
      </w:r>
      <w:proofErr w:type="spellEnd"/>
      <w:r w:rsidRPr="00931E24">
        <w:t xml:space="preserve"> * Q)</w:t>
      </w:r>
    </w:p>
    <w:p w14:paraId="0B2918F7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labels = </w:t>
      </w:r>
      <w:proofErr w:type="spellStart"/>
      <w:r w:rsidRPr="00931E24">
        <w:t>labels.reshape</w:t>
      </w:r>
      <w:proofErr w:type="spellEnd"/>
      <w:r w:rsidRPr="00931E24">
        <w:t xml:space="preserve">(-1, </w:t>
      </w:r>
      <w:proofErr w:type="spellStart"/>
      <w:r w:rsidRPr="00931E24">
        <w:t>num_outputs</w:t>
      </w:r>
      <w:proofErr w:type="spellEnd"/>
      <w:r w:rsidRPr="00931E24">
        <w:t xml:space="preserve"> * Q)</w:t>
      </w:r>
    </w:p>
    <w:p w14:paraId="42AF6384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</w:p>
    <w:p w14:paraId="5D89AA1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grad = </w:t>
      </w:r>
      <w:proofErr w:type="spellStart"/>
      <w:r w:rsidRPr="00931E24">
        <w:t>np.zeros_like</w:t>
      </w:r>
      <w:proofErr w:type="spellEnd"/>
      <w:r w:rsidRPr="00931E24">
        <w:t>(preds)</w:t>
      </w:r>
    </w:p>
    <w:p w14:paraId="054F778C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hess</w:t>
      </w:r>
      <w:proofErr w:type="spellEnd"/>
      <w:r w:rsidRPr="00931E24">
        <w:t xml:space="preserve"> = </w:t>
      </w:r>
      <w:proofErr w:type="spellStart"/>
      <w:r w:rsidRPr="00931E24">
        <w:t>np.full_like</w:t>
      </w:r>
      <w:proofErr w:type="spellEnd"/>
      <w:r w:rsidRPr="00931E24">
        <w:t>(preds, 1e-6)  # 固定小值避免除以 0</w:t>
      </w:r>
    </w:p>
    <w:p w14:paraId="54A9F001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</w:p>
    <w:p w14:paraId="16692E68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for </w:t>
      </w:r>
      <w:proofErr w:type="spellStart"/>
      <w:r w:rsidRPr="00931E24">
        <w:t>i</w:t>
      </w:r>
      <w:proofErr w:type="spellEnd"/>
      <w:r w:rsidRPr="00931E24">
        <w:t>, q in enumerate(quantiles):</w:t>
      </w:r>
    </w:p>
    <w:p w14:paraId="5C260FA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for h in range(</w:t>
      </w:r>
      <w:proofErr w:type="spellStart"/>
      <w:r w:rsidRPr="00931E24">
        <w:t>num_outputs</w:t>
      </w:r>
      <w:proofErr w:type="spellEnd"/>
      <w:r w:rsidRPr="00931E24">
        <w:t>):</w:t>
      </w:r>
    </w:p>
    <w:p w14:paraId="3B33DC54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    </w:t>
      </w:r>
      <w:proofErr w:type="spellStart"/>
      <w:r w:rsidRPr="00931E24">
        <w:t>idx</w:t>
      </w:r>
      <w:proofErr w:type="spellEnd"/>
      <w:r w:rsidRPr="00931E24">
        <w:t xml:space="preserve"> = </w:t>
      </w:r>
      <w:proofErr w:type="spellStart"/>
      <w:r w:rsidRPr="00931E24">
        <w:t>i</w:t>
      </w:r>
      <w:proofErr w:type="spellEnd"/>
      <w:r w:rsidRPr="00931E24">
        <w:t xml:space="preserve"> * </w:t>
      </w:r>
      <w:proofErr w:type="spellStart"/>
      <w:r w:rsidRPr="00931E24">
        <w:t>num_outputs</w:t>
      </w:r>
      <w:proofErr w:type="spellEnd"/>
      <w:r w:rsidRPr="00931E24">
        <w:t xml:space="preserve"> + h</w:t>
      </w:r>
    </w:p>
    <w:p w14:paraId="4F9847C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    error = labels[:, </w:t>
      </w:r>
      <w:proofErr w:type="spellStart"/>
      <w:r w:rsidRPr="00931E24">
        <w:t>idx</w:t>
      </w:r>
      <w:proofErr w:type="spellEnd"/>
      <w:r w:rsidRPr="00931E24">
        <w:t xml:space="preserve">] - preds[:, </w:t>
      </w:r>
      <w:proofErr w:type="spellStart"/>
      <w:r w:rsidRPr="00931E24">
        <w:t>idx</w:t>
      </w:r>
      <w:proofErr w:type="spellEnd"/>
      <w:r w:rsidRPr="00931E24">
        <w:t>]</w:t>
      </w:r>
    </w:p>
    <w:p w14:paraId="2005644C" w14:textId="77777777" w:rsidR="00931E24" w:rsidRPr="00931E24" w:rsidRDefault="00931E24" w:rsidP="00931E24">
      <w:pPr>
        <w:rPr>
          <w:rFonts w:hint="eastAsia"/>
        </w:rPr>
      </w:pPr>
      <w:r w:rsidRPr="00931E24">
        <w:lastRenderedPageBreak/>
        <w:t xml:space="preserve">            grad[:, </w:t>
      </w:r>
      <w:proofErr w:type="spellStart"/>
      <w:r w:rsidRPr="00931E24">
        <w:t>idx</w:t>
      </w:r>
      <w:proofErr w:type="spellEnd"/>
      <w:r w:rsidRPr="00931E24">
        <w:t xml:space="preserve">] = </w:t>
      </w:r>
      <w:proofErr w:type="spellStart"/>
      <w:r w:rsidRPr="00931E24">
        <w:t>np.where</w:t>
      </w:r>
      <w:proofErr w:type="spellEnd"/>
      <w:r w:rsidRPr="00931E24">
        <w:t>(error &gt; 0, -q, 1 - q)</w:t>
      </w:r>
    </w:p>
    <w:p w14:paraId="09E57F65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</w:p>
    <w:p w14:paraId="4454F99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return </w:t>
      </w:r>
      <w:proofErr w:type="spellStart"/>
      <w:r w:rsidRPr="00931E24">
        <w:t>grad.flatten</w:t>
      </w:r>
      <w:proofErr w:type="spellEnd"/>
      <w:r w:rsidRPr="00931E24">
        <w:t xml:space="preserve">(), </w:t>
      </w:r>
      <w:proofErr w:type="spellStart"/>
      <w:r w:rsidRPr="00931E24">
        <w:t>hess.flatten</w:t>
      </w:r>
      <w:proofErr w:type="spellEnd"/>
      <w:r w:rsidRPr="00931E24">
        <w:t>()</w:t>
      </w:r>
    </w:p>
    <w:p w14:paraId="0AF8F785" w14:textId="77777777" w:rsidR="00931E24" w:rsidRPr="00931E24" w:rsidRDefault="00000000" w:rsidP="00931E24">
      <w:pPr>
        <w:rPr>
          <w:rFonts w:hint="eastAsia"/>
        </w:rPr>
      </w:pPr>
      <w:r>
        <w:pict w14:anchorId="6766FBAF">
          <v:rect id="_x0000_i1114" style="width:0;height:1.5pt" o:hralign="center" o:hrstd="t" o:hr="t" fillcolor="#a0a0a0" stroked="f"/>
        </w:pict>
      </w:r>
    </w:p>
    <w:p w14:paraId="0C3C69FC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🧪</w:t>
      </w:r>
      <w:r w:rsidRPr="00931E24">
        <w:rPr>
          <w:b/>
          <w:bCs/>
        </w:rPr>
        <w:t xml:space="preserve"> 如何训练</w:t>
      </w:r>
    </w:p>
    <w:p w14:paraId="04BA92A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import </w:t>
      </w:r>
      <w:proofErr w:type="spellStart"/>
      <w:r w:rsidRPr="00931E24">
        <w:t>lightgbm</w:t>
      </w:r>
      <w:proofErr w:type="spellEnd"/>
      <w:r w:rsidRPr="00931E24">
        <w:t xml:space="preserve"> as </w:t>
      </w:r>
      <w:proofErr w:type="spellStart"/>
      <w:r w:rsidRPr="00931E24">
        <w:t>lgb</w:t>
      </w:r>
      <w:proofErr w:type="spellEnd"/>
    </w:p>
    <w:p w14:paraId="04991405" w14:textId="77777777" w:rsidR="00931E24" w:rsidRPr="00931E24" w:rsidRDefault="00931E24" w:rsidP="00931E24">
      <w:pPr>
        <w:rPr>
          <w:rFonts w:hint="eastAsia"/>
        </w:rPr>
      </w:pPr>
    </w:p>
    <w:p w14:paraId="7FA1C740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X_train</w:t>
      </w:r>
      <w:proofErr w:type="spellEnd"/>
      <w:r w:rsidRPr="00931E24">
        <w:t xml:space="preserve"> = ...  # shape [</w:t>
      </w:r>
      <w:proofErr w:type="spellStart"/>
      <w:r w:rsidRPr="00931E24">
        <w:t>n_samples</w:t>
      </w:r>
      <w:proofErr w:type="spellEnd"/>
      <w:r w:rsidRPr="00931E24">
        <w:t xml:space="preserve">, </w:t>
      </w:r>
      <w:proofErr w:type="spellStart"/>
      <w:r w:rsidRPr="00931E24">
        <w:t>n_features</w:t>
      </w:r>
      <w:proofErr w:type="spellEnd"/>
      <w:r w:rsidRPr="00931E24">
        <w:t>]</w:t>
      </w:r>
    </w:p>
    <w:p w14:paraId="7C65CE5E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y_train</w:t>
      </w:r>
      <w:proofErr w:type="spellEnd"/>
      <w:r w:rsidRPr="00931E24">
        <w:t xml:space="preserve"> = ...  # shape [</w:t>
      </w:r>
      <w:proofErr w:type="spellStart"/>
      <w:r w:rsidRPr="00931E24">
        <w:t>n_samples</w:t>
      </w:r>
      <w:proofErr w:type="spellEnd"/>
      <w:r w:rsidRPr="00931E24">
        <w:t>, H × Q]</w:t>
      </w:r>
    </w:p>
    <w:p w14:paraId="68AAF08B" w14:textId="77777777" w:rsidR="00931E24" w:rsidRPr="00931E24" w:rsidRDefault="00931E24" w:rsidP="00931E24">
      <w:pPr>
        <w:rPr>
          <w:rFonts w:hint="eastAsia"/>
        </w:rPr>
      </w:pPr>
    </w:p>
    <w:p w14:paraId="00DB0334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dtrain</w:t>
      </w:r>
      <w:proofErr w:type="spellEnd"/>
      <w:r w:rsidRPr="00931E24">
        <w:t xml:space="preserve"> = </w:t>
      </w:r>
      <w:proofErr w:type="spellStart"/>
      <w:r w:rsidRPr="00931E24">
        <w:t>lgb.Dataset</w:t>
      </w:r>
      <w:proofErr w:type="spellEnd"/>
      <w:r w:rsidRPr="00931E24">
        <w:t>(</w:t>
      </w:r>
      <w:proofErr w:type="spellStart"/>
      <w:r w:rsidRPr="00931E24">
        <w:t>X_train</w:t>
      </w:r>
      <w:proofErr w:type="spellEnd"/>
      <w:r w:rsidRPr="00931E24">
        <w:t>, label=</w:t>
      </w:r>
      <w:proofErr w:type="spellStart"/>
      <w:r w:rsidRPr="00931E24">
        <w:t>y_train</w:t>
      </w:r>
      <w:proofErr w:type="spellEnd"/>
      <w:r w:rsidRPr="00931E24">
        <w:t>)</w:t>
      </w:r>
    </w:p>
    <w:p w14:paraId="6D169B49" w14:textId="77777777" w:rsidR="00931E24" w:rsidRPr="00931E24" w:rsidRDefault="00931E24" w:rsidP="00931E24">
      <w:pPr>
        <w:rPr>
          <w:rFonts w:hint="eastAsia"/>
        </w:rPr>
      </w:pPr>
    </w:p>
    <w:p w14:paraId="17501E9C" w14:textId="77777777" w:rsidR="00931E24" w:rsidRPr="00931E24" w:rsidRDefault="00931E24" w:rsidP="00931E24">
      <w:pPr>
        <w:rPr>
          <w:rFonts w:hint="eastAsia"/>
        </w:rPr>
      </w:pPr>
      <w:r w:rsidRPr="00931E24">
        <w:t>params = {</w:t>
      </w:r>
    </w:p>
    <w:p w14:paraId="77B2F2A7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'objective': 'regression',  # dummy, will be overridden by custom objective</w:t>
      </w:r>
    </w:p>
    <w:p w14:paraId="2713E26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'</w:t>
      </w:r>
      <w:proofErr w:type="spellStart"/>
      <w:r w:rsidRPr="00931E24">
        <w:t>learning_rate</w:t>
      </w:r>
      <w:proofErr w:type="spellEnd"/>
      <w:r w:rsidRPr="00931E24">
        <w:t>': 0.05,</w:t>
      </w:r>
    </w:p>
    <w:p w14:paraId="40E1A5CB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'</w:t>
      </w:r>
      <w:proofErr w:type="spellStart"/>
      <w:r w:rsidRPr="00931E24">
        <w:t>num_leaves</w:t>
      </w:r>
      <w:proofErr w:type="spellEnd"/>
      <w:r w:rsidRPr="00931E24">
        <w:t>': 31,</w:t>
      </w:r>
    </w:p>
    <w:p w14:paraId="2BA239C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'verbosity': -1,</w:t>
      </w:r>
    </w:p>
    <w:p w14:paraId="0990849B" w14:textId="77777777" w:rsidR="00931E24" w:rsidRPr="00931E24" w:rsidRDefault="00931E24" w:rsidP="00931E24">
      <w:pPr>
        <w:rPr>
          <w:rFonts w:hint="eastAsia"/>
        </w:rPr>
      </w:pPr>
      <w:r w:rsidRPr="00931E24">
        <w:t>}</w:t>
      </w:r>
    </w:p>
    <w:p w14:paraId="083BEFF3" w14:textId="77777777" w:rsidR="00931E24" w:rsidRPr="00931E24" w:rsidRDefault="00931E24" w:rsidP="00931E24">
      <w:pPr>
        <w:rPr>
          <w:rFonts w:hint="eastAsia"/>
        </w:rPr>
      </w:pPr>
    </w:p>
    <w:p w14:paraId="7E70F53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model = </w:t>
      </w:r>
      <w:proofErr w:type="spellStart"/>
      <w:r w:rsidRPr="00931E24">
        <w:t>lgb.train</w:t>
      </w:r>
      <w:proofErr w:type="spellEnd"/>
      <w:r w:rsidRPr="00931E24">
        <w:t>(</w:t>
      </w:r>
    </w:p>
    <w:p w14:paraId="4E7D6606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params,</w:t>
      </w:r>
    </w:p>
    <w:p w14:paraId="3BBFE30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dtrain</w:t>
      </w:r>
      <w:proofErr w:type="spellEnd"/>
      <w:r w:rsidRPr="00931E24">
        <w:t>,</w:t>
      </w:r>
    </w:p>
    <w:p w14:paraId="4B744347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fobj</w:t>
      </w:r>
      <w:proofErr w:type="spellEnd"/>
      <w:r w:rsidRPr="00931E24">
        <w:t>=</w:t>
      </w:r>
      <w:proofErr w:type="spellStart"/>
      <w:r w:rsidRPr="00931E24">
        <w:t>multioutput_quantile_loss</w:t>
      </w:r>
      <w:proofErr w:type="spellEnd"/>
      <w:r w:rsidRPr="00931E24">
        <w:t>,</w:t>
      </w:r>
    </w:p>
    <w:p w14:paraId="4645D12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num_boost_round</w:t>
      </w:r>
      <w:proofErr w:type="spellEnd"/>
      <w:r w:rsidRPr="00931E24">
        <w:t>=200</w:t>
      </w:r>
    </w:p>
    <w:p w14:paraId="7F76E278" w14:textId="77777777" w:rsidR="00931E24" w:rsidRPr="00931E24" w:rsidRDefault="00931E24" w:rsidP="00931E24">
      <w:pPr>
        <w:rPr>
          <w:rFonts w:hint="eastAsia"/>
        </w:rPr>
      </w:pPr>
      <w:r w:rsidRPr="00931E24">
        <w:t>)</w:t>
      </w:r>
    </w:p>
    <w:p w14:paraId="0EDB131A" w14:textId="77777777" w:rsidR="00931E24" w:rsidRPr="00931E24" w:rsidRDefault="00000000" w:rsidP="00931E24">
      <w:pPr>
        <w:rPr>
          <w:rFonts w:hint="eastAsia"/>
        </w:rPr>
      </w:pPr>
      <w:r>
        <w:pict w14:anchorId="74D252D2">
          <v:rect id="_x0000_i1115" style="width:0;height:1.5pt" o:hralign="center" o:hrstd="t" o:hr="t" fillcolor="#a0a0a0" stroked="f"/>
        </w:pict>
      </w:r>
    </w:p>
    <w:p w14:paraId="05788984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📝</w:t>
      </w:r>
      <w:r w:rsidRPr="00931E24">
        <w:rPr>
          <w:b/>
          <w:bCs/>
        </w:rPr>
        <w:t xml:space="preserve"> 标签构建方式（建议）</w:t>
      </w:r>
    </w:p>
    <w:p w14:paraId="7C4041D9" w14:textId="77777777" w:rsidR="00931E24" w:rsidRPr="00931E24" w:rsidRDefault="00931E24" w:rsidP="00931E24">
      <w:pPr>
        <w:rPr>
          <w:rFonts w:hint="eastAsia"/>
        </w:rPr>
      </w:pPr>
      <w:r w:rsidRPr="00931E24">
        <w:t>你需要构造一个标签矩阵：</w:t>
      </w:r>
    </w:p>
    <w:p w14:paraId="482B2B2D" w14:textId="77777777" w:rsidR="00931E24" w:rsidRPr="00931E24" w:rsidRDefault="00931E24" w:rsidP="00931E24">
      <w:pPr>
        <w:rPr>
          <w:rFonts w:hint="eastAsia"/>
        </w:rPr>
      </w:pPr>
      <w:r w:rsidRPr="00931E24">
        <w:t># 假设 H = 3 步</w:t>
      </w:r>
    </w:p>
    <w:p w14:paraId="3B24353D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原始 </w:t>
      </w:r>
      <w:proofErr w:type="spellStart"/>
      <w:r w:rsidRPr="00931E24">
        <w:t>y_target.shape</w:t>
      </w:r>
      <w:proofErr w:type="spellEnd"/>
      <w:r w:rsidRPr="00931E24">
        <w:t xml:space="preserve"> = [</w:t>
      </w:r>
      <w:proofErr w:type="spellStart"/>
      <w:r w:rsidRPr="00931E24">
        <w:t>n_samples</w:t>
      </w:r>
      <w:proofErr w:type="spellEnd"/>
      <w:r w:rsidRPr="00931E24">
        <w:t>, 3]</w:t>
      </w:r>
    </w:p>
    <w:p w14:paraId="771B4178" w14:textId="77777777" w:rsidR="00931E24" w:rsidRPr="00931E24" w:rsidRDefault="00931E24" w:rsidP="00931E24">
      <w:pPr>
        <w:rPr>
          <w:rFonts w:hint="eastAsia"/>
        </w:rPr>
      </w:pPr>
    </w:p>
    <w:p w14:paraId="6BAB9067" w14:textId="77777777" w:rsidR="00931E24" w:rsidRPr="00931E24" w:rsidRDefault="00931E24" w:rsidP="00931E24">
      <w:pPr>
        <w:rPr>
          <w:rFonts w:hint="eastAsia"/>
        </w:rPr>
      </w:pPr>
      <w:r w:rsidRPr="00931E24">
        <w:t>quantiles = [0.05, 0.5, 0.95]</w:t>
      </w:r>
    </w:p>
    <w:p w14:paraId="2FCFAA58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y_multi_quantile</w:t>
      </w:r>
      <w:proofErr w:type="spellEnd"/>
      <w:r w:rsidRPr="00931E24">
        <w:t xml:space="preserve"> = </w:t>
      </w:r>
      <w:proofErr w:type="spellStart"/>
      <w:r w:rsidRPr="00931E24">
        <w:t>np.stack</w:t>
      </w:r>
      <w:proofErr w:type="spellEnd"/>
      <w:r w:rsidRPr="00931E24">
        <w:t>([</w:t>
      </w:r>
    </w:p>
    <w:p w14:paraId="4CC6AD3D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y_target</w:t>
      </w:r>
      <w:proofErr w:type="spellEnd"/>
      <w:r w:rsidRPr="00931E24">
        <w:t xml:space="preserve"> for _ in quantiles</w:t>
      </w:r>
    </w:p>
    <w:p w14:paraId="7CF0CAA2" w14:textId="77777777" w:rsidR="00931E24" w:rsidRPr="00931E24" w:rsidRDefault="00931E24" w:rsidP="00931E24">
      <w:pPr>
        <w:rPr>
          <w:rFonts w:hint="eastAsia"/>
        </w:rPr>
      </w:pPr>
      <w:r w:rsidRPr="00931E24">
        <w:t>], axis=1)  # shape [</w:t>
      </w:r>
      <w:proofErr w:type="spellStart"/>
      <w:r w:rsidRPr="00931E24">
        <w:t>n_samples</w:t>
      </w:r>
      <w:proofErr w:type="spellEnd"/>
      <w:r w:rsidRPr="00931E24">
        <w:t>, Q, H]</w:t>
      </w:r>
    </w:p>
    <w:p w14:paraId="3C9AA203" w14:textId="77777777" w:rsidR="00931E24" w:rsidRPr="00931E24" w:rsidRDefault="00931E24" w:rsidP="00931E24">
      <w:pPr>
        <w:rPr>
          <w:rFonts w:hint="eastAsia"/>
        </w:rPr>
      </w:pPr>
    </w:p>
    <w:p w14:paraId="13461BFE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y_train</w:t>
      </w:r>
      <w:proofErr w:type="spellEnd"/>
      <w:r w:rsidRPr="00931E24">
        <w:t xml:space="preserve"> = </w:t>
      </w:r>
      <w:proofErr w:type="spellStart"/>
      <w:r w:rsidRPr="00931E24">
        <w:t>y_multi_quantile.reshape</w:t>
      </w:r>
      <w:proofErr w:type="spellEnd"/>
      <w:r w:rsidRPr="00931E24">
        <w:t>(</w:t>
      </w:r>
      <w:proofErr w:type="spellStart"/>
      <w:r w:rsidRPr="00931E24">
        <w:t>len</w:t>
      </w:r>
      <w:proofErr w:type="spellEnd"/>
      <w:r w:rsidRPr="00931E24">
        <w:t>(</w:t>
      </w:r>
      <w:proofErr w:type="spellStart"/>
      <w:r w:rsidRPr="00931E24">
        <w:t>y_target</w:t>
      </w:r>
      <w:proofErr w:type="spellEnd"/>
      <w:r w:rsidRPr="00931E24">
        <w:t>), -1)  # shape [</w:t>
      </w:r>
      <w:proofErr w:type="spellStart"/>
      <w:r w:rsidRPr="00931E24">
        <w:t>n_samples</w:t>
      </w:r>
      <w:proofErr w:type="spellEnd"/>
      <w:r w:rsidRPr="00931E24">
        <w:t>, Q × H]</w:t>
      </w:r>
    </w:p>
    <w:p w14:paraId="03AC9D05" w14:textId="77777777" w:rsidR="00931E24" w:rsidRPr="00931E24" w:rsidRDefault="00000000" w:rsidP="00931E24">
      <w:pPr>
        <w:rPr>
          <w:rFonts w:hint="eastAsia"/>
        </w:rPr>
      </w:pPr>
      <w:r>
        <w:pict w14:anchorId="43C031DB">
          <v:rect id="_x0000_i1116" style="width:0;height:1.5pt" o:hralign="center" o:hrstd="t" o:hr="t" fillcolor="#a0a0a0" stroked="f"/>
        </w:pict>
      </w:r>
    </w:p>
    <w:p w14:paraId="10106FB5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📌</w:t>
      </w:r>
      <w:r w:rsidRPr="00931E24">
        <w:rPr>
          <w:b/>
          <w:bCs/>
        </w:rPr>
        <w:t xml:space="preserve"> 预测方式</w:t>
      </w:r>
    </w:p>
    <w:p w14:paraId="619A30A5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y_pred</w:t>
      </w:r>
      <w:proofErr w:type="spellEnd"/>
      <w:r w:rsidRPr="00931E24">
        <w:t xml:space="preserve"> = </w:t>
      </w:r>
      <w:proofErr w:type="spellStart"/>
      <w:r w:rsidRPr="00931E24">
        <w:t>model.predict</w:t>
      </w:r>
      <w:proofErr w:type="spellEnd"/>
      <w:r w:rsidRPr="00931E24">
        <w:t>(</w:t>
      </w:r>
      <w:proofErr w:type="spellStart"/>
      <w:r w:rsidRPr="00931E24">
        <w:t>X_test</w:t>
      </w:r>
      <w:proofErr w:type="spellEnd"/>
      <w:r w:rsidRPr="00931E24">
        <w:t xml:space="preserve">).reshape(-1, </w:t>
      </w:r>
      <w:proofErr w:type="spellStart"/>
      <w:r w:rsidRPr="00931E24">
        <w:t>len</w:t>
      </w:r>
      <w:proofErr w:type="spellEnd"/>
      <w:r w:rsidRPr="00931E24">
        <w:t xml:space="preserve">(quantiles), </w:t>
      </w:r>
      <w:proofErr w:type="spellStart"/>
      <w:r w:rsidRPr="00931E24">
        <w:t>num_outputs</w:t>
      </w:r>
      <w:proofErr w:type="spellEnd"/>
      <w:r w:rsidRPr="00931E24">
        <w:t>)</w:t>
      </w:r>
    </w:p>
    <w:p w14:paraId="7349052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</w:t>
      </w:r>
      <w:proofErr w:type="spellStart"/>
      <w:r w:rsidRPr="00931E24">
        <w:t>y_pred</w:t>
      </w:r>
      <w:proofErr w:type="spellEnd"/>
      <w:r w:rsidRPr="00931E24">
        <w:t>[:, 0, :] -&gt; P5</w:t>
      </w:r>
    </w:p>
    <w:p w14:paraId="53569F0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</w:t>
      </w:r>
      <w:proofErr w:type="spellStart"/>
      <w:r w:rsidRPr="00931E24">
        <w:t>y_pred</w:t>
      </w:r>
      <w:proofErr w:type="spellEnd"/>
      <w:r w:rsidRPr="00931E24">
        <w:t>[:, 1, :] -&gt; P50</w:t>
      </w:r>
    </w:p>
    <w:p w14:paraId="3D1E9EF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</w:t>
      </w:r>
      <w:proofErr w:type="spellStart"/>
      <w:r w:rsidRPr="00931E24">
        <w:t>y_pred</w:t>
      </w:r>
      <w:proofErr w:type="spellEnd"/>
      <w:r w:rsidRPr="00931E24">
        <w:t>[:, 2, :] -&gt; P95</w:t>
      </w:r>
    </w:p>
    <w:p w14:paraId="5AC43228" w14:textId="77777777" w:rsidR="00931E24" w:rsidRPr="00931E24" w:rsidRDefault="00000000" w:rsidP="00931E24">
      <w:pPr>
        <w:rPr>
          <w:rFonts w:hint="eastAsia"/>
        </w:rPr>
      </w:pPr>
      <w:r>
        <w:pict w14:anchorId="3F458A3B">
          <v:rect id="_x0000_i1117" style="width:0;height:1.5pt" o:hralign="center" o:hrstd="t" o:hr="t" fillcolor="#a0a0a0" stroked="f"/>
        </w:pict>
      </w:r>
    </w:p>
    <w:p w14:paraId="33C5019F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lastRenderedPageBreak/>
        <w:t>✅</w:t>
      </w:r>
      <w:r w:rsidRPr="00931E24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115"/>
      </w:tblGrid>
      <w:tr w:rsidR="00931E24" w:rsidRPr="00931E24" w14:paraId="0A325D6E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C097B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F64698F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描述</w:t>
            </w:r>
          </w:p>
        </w:tc>
      </w:tr>
      <w:tr w:rsidR="00931E24" w:rsidRPr="00931E24" w14:paraId="6C88F1FA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0D91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模型数量</w:t>
            </w:r>
          </w:p>
        </w:tc>
        <w:tc>
          <w:tcPr>
            <w:tcW w:w="0" w:type="auto"/>
            <w:vAlign w:val="center"/>
            <w:hideMark/>
          </w:tcPr>
          <w:p w14:paraId="60104DE3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一个</w:t>
            </w:r>
          </w:p>
        </w:tc>
      </w:tr>
      <w:tr w:rsidR="00931E24" w:rsidRPr="00931E24" w14:paraId="107DA80E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EEF7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预测能力</w:t>
            </w:r>
          </w:p>
        </w:tc>
        <w:tc>
          <w:tcPr>
            <w:tcW w:w="0" w:type="auto"/>
            <w:vAlign w:val="center"/>
            <w:hideMark/>
          </w:tcPr>
          <w:p w14:paraId="1757705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多步 × 多分位点</w:t>
            </w:r>
          </w:p>
        </w:tc>
      </w:tr>
      <w:tr w:rsidR="00931E24" w:rsidRPr="00931E24" w14:paraId="2DC25497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CA86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优点</w:t>
            </w:r>
          </w:p>
        </w:tc>
        <w:tc>
          <w:tcPr>
            <w:tcW w:w="0" w:type="auto"/>
            <w:vAlign w:val="center"/>
            <w:hideMark/>
          </w:tcPr>
          <w:p w14:paraId="2FFA3B51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节省训练时间，支持端到端训练，多目标优化提升精度</w:t>
            </w:r>
          </w:p>
        </w:tc>
      </w:tr>
      <w:tr w:rsidR="00931E24" w:rsidRPr="00931E24" w14:paraId="796778DA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E73F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缺点</w:t>
            </w:r>
          </w:p>
        </w:tc>
        <w:tc>
          <w:tcPr>
            <w:tcW w:w="0" w:type="auto"/>
            <w:vAlign w:val="center"/>
            <w:hideMark/>
          </w:tcPr>
          <w:p w14:paraId="493B0CD1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不如分开模型灵活，部分情况收敛较慢</w:t>
            </w:r>
          </w:p>
        </w:tc>
      </w:tr>
    </w:tbl>
    <w:p w14:paraId="1194359D" w14:textId="77777777" w:rsidR="00931E24" w:rsidRPr="00931E24" w:rsidRDefault="00000000" w:rsidP="00931E24">
      <w:pPr>
        <w:rPr>
          <w:rFonts w:hint="eastAsia"/>
        </w:rPr>
      </w:pPr>
      <w:r>
        <w:pict w14:anchorId="69D4D3F2">
          <v:rect id="_x0000_i1118" style="width:0;height:1.5pt" o:hralign="center" o:hrstd="t" o:hr="t" fillcolor="#a0a0a0" stroked="f"/>
        </w:pict>
      </w:r>
    </w:p>
    <w:p w14:paraId="7DD98998" w14:textId="77777777" w:rsidR="00931E24" w:rsidRPr="00931E24" w:rsidRDefault="00931E24" w:rsidP="00931E24">
      <w:pPr>
        <w:rPr>
          <w:rFonts w:hint="eastAsia"/>
        </w:rPr>
      </w:pPr>
      <w:r w:rsidRPr="00931E24">
        <w:t>如你需要，我还可以进一步帮你：</w:t>
      </w:r>
    </w:p>
    <w:p w14:paraId="1D8089F3" w14:textId="77777777" w:rsidR="00931E24" w:rsidRPr="00931E24" w:rsidRDefault="00931E24" w:rsidP="00931E24">
      <w:pPr>
        <w:numPr>
          <w:ilvl w:val="0"/>
          <w:numId w:val="53"/>
        </w:numPr>
        <w:rPr>
          <w:rFonts w:hint="eastAsia"/>
        </w:rPr>
      </w:pPr>
      <w:r w:rsidRPr="00931E24">
        <w:t>封装一个训练类支持保存、加载、预测分位点；</w:t>
      </w:r>
    </w:p>
    <w:p w14:paraId="67390152" w14:textId="77777777" w:rsidR="00931E24" w:rsidRPr="00931E24" w:rsidRDefault="00931E24" w:rsidP="00931E24">
      <w:pPr>
        <w:numPr>
          <w:ilvl w:val="0"/>
          <w:numId w:val="53"/>
        </w:numPr>
        <w:rPr>
          <w:rFonts w:hint="eastAsia"/>
        </w:rPr>
      </w:pPr>
      <w:r w:rsidRPr="00931E24">
        <w:t xml:space="preserve">对你的 7000+ 序列构建批量训练流程（如 </w:t>
      </w:r>
      <w:proofErr w:type="spellStart"/>
      <w:r w:rsidRPr="00931E24">
        <w:t>joblib</w:t>
      </w:r>
      <w:proofErr w:type="spellEnd"/>
      <w:r w:rsidRPr="00931E24">
        <w:t xml:space="preserve"> 并行 + 自动 early stop）；</w:t>
      </w:r>
    </w:p>
    <w:p w14:paraId="10F4A306" w14:textId="77777777" w:rsidR="00931E24" w:rsidRPr="00931E24" w:rsidRDefault="00931E24" w:rsidP="00931E24">
      <w:pPr>
        <w:numPr>
          <w:ilvl w:val="0"/>
          <w:numId w:val="53"/>
        </w:numPr>
        <w:rPr>
          <w:rFonts w:hint="eastAsia"/>
        </w:rPr>
      </w:pPr>
      <w:r w:rsidRPr="00931E24">
        <w:t xml:space="preserve">用 </w:t>
      </w:r>
      <w:proofErr w:type="spellStart"/>
      <w:r w:rsidRPr="00931E24">
        <w:t>NGBoost</w:t>
      </w:r>
      <w:proofErr w:type="spellEnd"/>
      <w:r w:rsidRPr="00931E24">
        <w:t xml:space="preserve"> / GBDT + 分布预测比较效果。</w:t>
      </w:r>
    </w:p>
    <w:p w14:paraId="141ED6CD" w14:textId="77777777" w:rsidR="00931E24" w:rsidRPr="00931E24" w:rsidRDefault="00931E24" w:rsidP="00931E24">
      <w:pPr>
        <w:rPr>
          <w:rFonts w:hint="eastAsia"/>
        </w:rPr>
      </w:pPr>
      <w:r w:rsidRPr="00931E24">
        <w:t>是否要我给你扩展成完整的训练 + 预测脚本？</w:t>
      </w:r>
    </w:p>
    <w:p w14:paraId="07068131" w14:textId="77777777" w:rsidR="00931E24" w:rsidRDefault="00931E24">
      <w:pPr>
        <w:rPr>
          <w:rFonts w:hint="eastAsia"/>
        </w:rPr>
      </w:pPr>
    </w:p>
    <w:p w14:paraId="780A360D" w14:textId="77777777" w:rsidR="00931E24" w:rsidRDefault="00931E24">
      <w:pPr>
        <w:rPr>
          <w:rFonts w:hint="eastAsia"/>
        </w:rPr>
      </w:pPr>
    </w:p>
    <w:p w14:paraId="5CD5908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这是一个非常关键且有深度的问题，尤其针对 </w:t>
      </w:r>
      <w:r w:rsidRPr="00931E24">
        <w:rPr>
          <w:b/>
          <w:bCs/>
        </w:rPr>
        <w:t>具有周期性或重复模式的时间序列</w:t>
      </w:r>
      <w:r w:rsidRPr="00931E24">
        <w:t>，你提到的“加上过去一周/过去一天同时间段的数据”是一种</w:t>
      </w:r>
      <w:r w:rsidRPr="00931E24">
        <w:rPr>
          <w:b/>
          <w:bCs/>
        </w:rPr>
        <w:t>补充周期性上下文的策略</w:t>
      </w:r>
      <w:r w:rsidRPr="00931E24">
        <w:t>，在 LSTM 中是</w:t>
      </w:r>
      <w:r w:rsidRPr="00931E24">
        <w:rPr>
          <w:b/>
          <w:bCs/>
        </w:rPr>
        <w:t>非常值得尝试的增强方法</w:t>
      </w:r>
      <w:r w:rsidRPr="00931E24">
        <w:t>。</w:t>
      </w:r>
    </w:p>
    <w:p w14:paraId="0815635B" w14:textId="77777777" w:rsidR="00931E24" w:rsidRPr="00931E24" w:rsidRDefault="00000000" w:rsidP="00931E24">
      <w:pPr>
        <w:rPr>
          <w:rFonts w:hint="eastAsia"/>
        </w:rPr>
      </w:pPr>
      <w:r>
        <w:pict w14:anchorId="48C0D930">
          <v:rect id="_x0000_i1119" style="width:0;height:1.5pt" o:hralign="center" o:hrstd="t" o:hr="t" fillcolor="#a0a0a0" stroked="f"/>
        </w:pict>
      </w:r>
    </w:p>
    <w:p w14:paraId="37916044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🎯</w:t>
      </w:r>
      <w:r w:rsidRPr="00931E24">
        <w:rPr>
          <w:b/>
          <w:bCs/>
        </w:rPr>
        <w:t xml:space="preserve"> 简洁回答：</w:t>
      </w:r>
    </w:p>
    <w:p w14:paraId="5F26F21C" w14:textId="77777777" w:rsidR="00931E24" w:rsidRPr="00931E24" w:rsidRDefault="00931E24" w:rsidP="00931E24">
      <w:pPr>
        <w:rPr>
          <w:rFonts w:hint="eastAsia"/>
        </w:rPr>
      </w:pPr>
      <w:r w:rsidRPr="00931E24">
        <w:rPr>
          <w:b/>
          <w:bCs/>
        </w:rPr>
        <w:t>是的</w:t>
      </w:r>
      <w:r w:rsidRPr="00931E24">
        <w:t>，在 LSTM 模型中加入“历史同时间段（如过去一周、过去一天的同一时间）”的数据，通常可以提升预测精度，尤其在序列具有**周期性行为（如日周期、周周期）**时非常有效。</w:t>
      </w:r>
    </w:p>
    <w:p w14:paraId="7422FB1A" w14:textId="77777777" w:rsidR="00931E24" w:rsidRPr="00931E24" w:rsidRDefault="00000000" w:rsidP="00931E24">
      <w:pPr>
        <w:rPr>
          <w:rFonts w:hint="eastAsia"/>
        </w:rPr>
      </w:pPr>
      <w:r>
        <w:pict w14:anchorId="2958D916">
          <v:rect id="_x0000_i1120" style="width:0;height:1.5pt" o:hralign="center" o:hrstd="t" o:hr="t" fillcolor="#a0a0a0" stroked="f"/>
        </w:pict>
      </w:r>
    </w:p>
    <w:p w14:paraId="7D0819F7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🧠</w:t>
      </w:r>
      <w:r w:rsidRPr="00931E24">
        <w:rPr>
          <w:b/>
          <w:bCs/>
        </w:rPr>
        <w:t xml:space="preserve"> 为什么这样做有效？</w:t>
      </w:r>
    </w:p>
    <w:p w14:paraId="3AD90CF2" w14:textId="77777777" w:rsidR="00931E24" w:rsidRPr="00931E24" w:rsidRDefault="00931E24" w:rsidP="00931E24">
      <w:pPr>
        <w:rPr>
          <w:rFonts w:hint="eastAsia"/>
        </w:rPr>
      </w:pPr>
      <w:r w:rsidRPr="00931E24">
        <w:t>LSTM 主要依靠</w:t>
      </w:r>
      <w:r w:rsidRPr="00931E24">
        <w:rPr>
          <w:b/>
          <w:bCs/>
        </w:rPr>
        <w:t>当前滑窗内的连续信息</w:t>
      </w:r>
      <w:r w:rsidRPr="00931E24">
        <w:t>来捕捉时间依赖，但</w:t>
      </w:r>
      <w:r w:rsidRPr="00931E24">
        <w:rPr>
          <w:b/>
          <w:bCs/>
        </w:rPr>
        <w:t>滑窗长度是有限的</w:t>
      </w:r>
      <w:r w:rsidRPr="00931E24">
        <w:t>（例如你用过去 24 小时预测未来 2 小时），可能无法捕捉：</w:t>
      </w:r>
    </w:p>
    <w:p w14:paraId="33D26F44" w14:textId="77777777" w:rsidR="00931E24" w:rsidRPr="00931E24" w:rsidRDefault="00931E24" w:rsidP="00931E24">
      <w:pPr>
        <w:numPr>
          <w:ilvl w:val="0"/>
          <w:numId w:val="54"/>
        </w:numPr>
        <w:rPr>
          <w:rFonts w:hint="eastAsia"/>
        </w:rPr>
      </w:pPr>
      <w:r w:rsidRPr="00931E24">
        <w:rPr>
          <w:b/>
          <w:bCs/>
        </w:rPr>
        <w:t>每日定时事件</w:t>
      </w:r>
      <w:r w:rsidRPr="00931E24">
        <w:t>（如每天中午流量上升）</w:t>
      </w:r>
    </w:p>
    <w:p w14:paraId="2B0344E4" w14:textId="77777777" w:rsidR="00931E24" w:rsidRPr="00931E24" w:rsidRDefault="00931E24" w:rsidP="00931E24">
      <w:pPr>
        <w:numPr>
          <w:ilvl w:val="0"/>
          <w:numId w:val="54"/>
        </w:numPr>
        <w:rPr>
          <w:rFonts w:hint="eastAsia"/>
        </w:rPr>
      </w:pPr>
      <w:r w:rsidRPr="00931E24">
        <w:rPr>
          <w:b/>
          <w:bCs/>
        </w:rPr>
        <w:t>每周行为模式</w:t>
      </w:r>
      <w:r w:rsidRPr="00931E24">
        <w:t>（如工作日和周末的差异）</w:t>
      </w:r>
    </w:p>
    <w:p w14:paraId="3776B9B8" w14:textId="77777777" w:rsidR="00931E24" w:rsidRPr="00931E24" w:rsidRDefault="00931E24" w:rsidP="00931E24">
      <w:pPr>
        <w:numPr>
          <w:ilvl w:val="0"/>
          <w:numId w:val="54"/>
        </w:numPr>
        <w:rPr>
          <w:rFonts w:hint="eastAsia"/>
        </w:rPr>
      </w:pPr>
      <w:r w:rsidRPr="00931E24">
        <w:rPr>
          <w:b/>
          <w:bCs/>
        </w:rPr>
        <w:t>周期性脉冲事件</w:t>
      </w:r>
    </w:p>
    <w:p w14:paraId="60BF87FB" w14:textId="77777777" w:rsidR="00931E24" w:rsidRPr="00931E24" w:rsidRDefault="00931E24" w:rsidP="00931E24">
      <w:pPr>
        <w:rPr>
          <w:rFonts w:hint="eastAsia"/>
        </w:rPr>
      </w:pPr>
      <w:r w:rsidRPr="00931E24">
        <w:t>所以，</w:t>
      </w:r>
      <w:r w:rsidRPr="00931E24">
        <w:rPr>
          <w:b/>
          <w:bCs/>
        </w:rPr>
        <w:t>显式补充“过去相同时间段”的信息</w:t>
      </w:r>
      <w:r w:rsidRPr="00931E24">
        <w:t>，可以让模型获得对未来时间点的更精确“参考对照”。</w:t>
      </w:r>
    </w:p>
    <w:p w14:paraId="2ED0949B" w14:textId="77777777" w:rsidR="00931E24" w:rsidRPr="00931E24" w:rsidRDefault="00000000" w:rsidP="00931E24">
      <w:pPr>
        <w:rPr>
          <w:rFonts w:hint="eastAsia"/>
        </w:rPr>
      </w:pPr>
      <w:r>
        <w:pict w14:anchorId="508CE1E1">
          <v:rect id="_x0000_i1121" style="width:0;height:1.5pt" o:hralign="center" o:hrstd="t" o:hr="t" fillcolor="#a0a0a0" stroked="f"/>
        </w:pict>
      </w:r>
    </w:p>
    <w:p w14:paraId="12E1D1C8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📦</w:t>
      </w:r>
      <w:r w:rsidRPr="00931E24">
        <w:rPr>
          <w:b/>
          <w:bCs/>
        </w:rPr>
        <w:t xml:space="preserve"> 示例增强方式</w:t>
      </w:r>
    </w:p>
    <w:p w14:paraId="7C39A677" w14:textId="77777777" w:rsidR="00931E24" w:rsidRPr="00931E24" w:rsidRDefault="00931E24" w:rsidP="00931E24">
      <w:pPr>
        <w:rPr>
          <w:rFonts w:hint="eastAsia"/>
        </w:rPr>
      </w:pPr>
      <w:r w:rsidRPr="00931E24">
        <w:t>假设当前时间是：</w:t>
      </w:r>
    </w:p>
    <w:p w14:paraId="4AB42801" w14:textId="77777777" w:rsidR="00931E24" w:rsidRPr="00931E24" w:rsidRDefault="00931E24" w:rsidP="00931E24">
      <w:pPr>
        <w:rPr>
          <w:rFonts w:hint="eastAsia"/>
        </w:rPr>
      </w:pPr>
      <w:r w:rsidRPr="00931E24">
        <w:t>2025-07-19 10:00</w:t>
      </w:r>
    </w:p>
    <w:p w14:paraId="7C6F831B" w14:textId="77777777" w:rsidR="00931E24" w:rsidRPr="00931E24" w:rsidRDefault="00931E24" w:rsidP="00931E24">
      <w:pPr>
        <w:rPr>
          <w:rFonts w:hint="eastAsia"/>
        </w:rPr>
      </w:pPr>
      <w:r w:rsidRPr="00931E24">
        <w:t>你要预测未来 2 小时（10:05 ~ 12:00）的数据，可以构造额外输入：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359"/>
        <w:gridCol w:w="3234"/>
      </w:tblGrid>
      <w:tr w:rsidR="00931E24" w:rsidRPr="00931E24" w14:paraId="31830BD7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58D5B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补充类型</w:t>
            </w:r>
          </w:p>
        </w:tc>
        <w:tc>
          <w:tcPr>
            <w:tcW w:w="0" w:type="auto"/>
            <w:vAlign w:val="center"/>
            <w:hideMark/>
          </w:tcPr>
          <w:p w14:paraId="390CC14A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时间段</w:t>
            </w:r>
          </w:p>
        </w:tc>
        <w:tc>
          <w:tcPr>
            <w:tcW w:w="0" w:type="auto"/>
            <w:vAlign w:val="center"/>
            <w:hideMark/>
          </w:tcPr>
          <w:p w14:paraId="395FF692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用法</w:t>
            </w:r>
          </w:p>
        </w:tc>
      </w:tr>
      <w:tr w:rsidR="00931E24" w:rsidRPr="00931E24" w14:paraId="6EABC32F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17EB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昨天的这2小时</w:t>
            </w:r>
          </w:p>
        </w:tc>
        <w:tc>
          <w:tcPr>
            <w:tcW w:w="0" w:type="auto"/>
            <w:vAlign w:val="center"/>
            <w:hideMark/>
          </w:tcPr>
          <w:p w14:paraId="00243990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2025-07-18 10:05 ~ 12:00</w:t>
            </w:r>
          </w:p>
        </w:tc>
        <w:tc>
          <w:tcPr>
            <w:tcW w:w="0" w:type="auto"/>
            <w:vAlign w:val="center"/>
            <w:hideMark/>
          </w:tcPr>
          <w:p w14:paraId="08C0FCB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与预测区间逐点对齐，作为附加输入</w:t>
            </w:r>
          </w:p>
        </w:tc>
      </w:tr>
      <w:tr w:rsidR="00931E24" w:rsidRPr="00931E24" w14:paraId="60951A15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CDF6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一周前的这2小时</w:t>
            </w:r>
          </w:p>
        </w:tc>
        <w:tc>
          <w:tcPr>
            <w:tcW w:w="0" w:type="auto"/>
            <w:vAlign w:val="center"/>
            <w:hideMark/>
          </w:tcPr>
          <w:p w14:paraId="18C936A7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2025-07-12 10:05 ~ 12:00</w:t>
            </w:r>
          </w:p>
        </w:tc>
        <w:tc>
          <w:tcPr>
            <w:tcW w:w="0" w:type="auto"/>
            <w:vAlign w:val="center"/>
            <w:hideMark/>
          </w:tcPr>
          <w:p w14:paraId="7A4267CD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更强周周期信息</w:t>
            </w:r>
          </w:p>
        </w:tc>
      </w:tr>
      <w:tr w:rsidR="00931E24" w:rsidRPr="00931E24" w14:paraId="3271AAE9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8626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过去7天该时段的均值/中位数</w:t>
            </w:r>
          </w:p>
        </w:tc>
        <w:tc>
          <w:tcPr>
            <w:tcW w:w="0" w:type="auto"/>
            <w:vAlign w:val="center"/>
            <w:hideMark/>
          </w:tcPr>
          <w:p w14:paraId="22253693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每天10:05~12:00平均</w:t>
            </w:r>
          </w:p>
        </w:tc>
        <w:tc>
          <w:tcPr>
            <w:tcW w:w="0" w:type="auto"/>
            <w:vAlign w:val="center"/>
            <w:hideMark/>
          </w:tcPr>
          <w:p w14:paraId="08AB65EB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统计特征，作为辅助输入</w:t>
            </w:r>
          </w:p>
        </w:tc>
      </w:tr>
    </w:tbl>
    <w:p w14:paraId="4DB66B82" w14:textId="77777777" w:rsidR="00931E24" w:rsidRPr="00931E24" w:rsidRDefault="00000000" w:rsidP="00931E24">
      <w:pPr>
        <w:rPr>
          <w:rFonts w:hint="eastAsia"/>
        </w:rPr>
      </w:pPr>
      <w:r>
        <w:pict w14:anchorId="47C25A1E">
          <v:rect id="_x0000_i1122" style="width:0;height:1.5pt" o:hralign="center" o:hrstd="t" o:hr="t" fillcolor="#a0a0a0" stroked="f"/>
        </w:pict>
      </w:r>
    </w:p>
    <w:p w14:paraId="6A474346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lastRenderedPageBreak/>
        <w:t>🔧</w:t>
      </w:r>
      <w:r w:rsidRPr="00931E24">
        <w:rPr>
          <w:b/>
          <w:bCs/>
        </w:rPr>
        <w:t xml:space="preserve"> 如何整合到 LSTM 中？</w:t>
      </w:r>
    </w:p>
    <w:p w14:paraId="4AECC798" w14:textId="77777777" w:rsidR="00931E24" w:rsidRPr="00931E24" w:rsidRDefault="00931E24" w:rsidP="00931E24">
      <w:pPr>
        <w:rPr>
          <w:rFonts w:hint="eastAsia"/>
        </w:rPr>
      </w:pPr>
      <w:r w:rsidRPr="00931E24">
        <w:t>你可以将这些周期特征按如下方式与主输入拼接：</w:t>
      </w:r>
    </w:p>
    <w:p w14:paraId="78B1F306" w14:textId="77777777" w:rsidR="00931E24" w:rsidRPr="00931E24" w:rsidRDefault="00931E24" w:rsidP="00931E24">
      <w:pPr>
        <w:rPr>
          <w:rFonts w:hint="eastAsia"/>
        </w:rPr>
      </w:pPr>
      <w:r w:rsidRPr="00931E24">
        <w:t># 假设主序列输入: shape = (</w:t>
      </w:r>
      <w:proofErr w:type="spellStart"/>
      <w:r w:rsidRPr="00931E24">
        <w:t>batch_size</w:t>
      </w:r>
      <w:proofErr w:type="spellEnd"/>
      <w:r w:rsidRPr="00931E24">
        <w:t>, 288, 1)</w:t>
      </w:r>
    </w:p>
    <w:p w14:paraId="5DC52118" w14:textId="77777777" w:rsidR="00931E24" w:rsidRPr="00931E24" w:rsidRDefault="00931E24" w:rsidP="00931E24">
      <w:pPr>
        <w:rPr>
          <w:rFonts w:hint="eastAsia"/>
        </w:rPr>
      </w:pPr>
      <w:r w:rsidRPr="00931E24">
        <w:t># 加入 yesterday 同时段: shape = (</w:t>
      </w:r>
      <w:proofErr w:type="spellStart"/>
      <w:r w:rsidRPr="00931E24">
        <w:t>batch_size</w:t>
      </w:r>
      <w:proofErr w:type="spellEnd"/>
      <w:r w:rsidRPr="00931E24">
        <w:t>, 288, 1)</w:t>
      </w:r>
    </w:p>
    <w:p w14:paraId="6E936F8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加入 </w:t>
      </w:r>
      <w:proofErr w:type="spellStart"/>
      <w:r w:rsidRPr="00931E24">
        <w:t>last_week</w:t>
      </w:r>
      <w:proofErr w:type="spellEnd"/>
      <w:r w:rsidRPr="00931E24">
        <w:t xml:space="preserve"> 同时段: shape = (</w:t>
      </w:r>
      <w:proofErr w:type="spellStart"/>
      <w:r w:rsidRPr="00931E24">
        <w:t>batch_size</w:t>
      </w:r>
      <w:proofErr w:type="spellEnd"/>
      <w:r w:rsidRPr="00931E24">
        <w:t>, 288, 1)</w:t>
      </w:r>
    </w:p>
    <w:p w14:paraId="292B929F" w14:textId="77777777" w:rsidR="00931E24" w:rsidRPr="00931E24" w:rsidRDefault="00931E24" w:rsidP="00931E24">
      <w:pPr>
        <w:rPr>
          <w:rFonts w:hint="eastAsia"/>
        </w:rPr>
      </w:pPr>
      <w:r w:rsidRPr="00931E24">
        <w:t># 最终输入: shape = (</w:t>
      </w:r>
      <w:proofErr w:type="spellStart"/>
      <w:r w:rsidRPr="00931E24">
        <w:t>batch_size</w:t>
      </w:r>
      <w:proofErr w:type="spellEnd"/>
      <w:r w:rsidRPr="00931E24">
        <w:t>, 288, 3)</w:t>
      </w:r>
    </w:p>
    <w:p w14:paraId="07A4B74E" w14:textId="77777777" w:rsidR="00931E24" w:rsidRPr="00931E24" w:rsidRDefault="00931E24" w:rsidP="00931E24">
      <w:pPr>
        <w:rPr>
          <w:rFonts w:hint="eastAsia"/>
        </w:rPr>
      </w:pPr>
      <w:r w:rsidRPr="00931E24">
        <w:t>LSTM 输入支持任意特征维度，只要时间维一致即可。</w:t>
      </w:r>
    </w:p>
    <w:p w14:paraId="5518E122" w14:textId="77777777" w:rsidR="00931E24" w:rsidRPr="00931E24" w:rsidRDefault="00000000" w:rsidP="00931E24">
      <w:pPr>
        <w:rPr>
          <w:rFonts w:hint="eastAsia"/>
        </w:rPr>
      </w:pPr>
      <w:r>
        <w:pict w14:anchorId="06080186">
          <v:rect id="_x0000_i1123" style="width:0;height:1.5pt" o:hralign="center" o:hrstd="t" o:hr="t" fillcolor="#a0a0a0" stroked="f"/>
        </w:pict>
      </w:r>
    </w:p>
    <w:p w14:paraId="3681BF3A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🧪</w:t>
      </w:r>
      <w:r w:rsidRPr="00931E24">
        <w:rPr>
          <w:b/>
          <w:bCs/>
        </w:rPr>
        <w:t xml:space="preserve"> 实践中效果如何？</w:t>
      </w:r>
    </w:p>
    <w:p w14:paraId="2A91E0CC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有明显周期性（如电力、流量）：</w:t>
      </w:r>
    </w:p>
    <w:p w14:paraId="3969CBF3" w14:textId="77777777" w:rsidR="00931E24" w:rsidRPr="00931E24" w:rsidRDefault="00931E24" w:rsidP="00931E24">
      <w:pPr>
        <w:numPr>
          <w:ilvl w:val="0"/>
          <w:numId w:val="55"/>
        </w:numPr>
        <w:rPr>
          <w:rFonts w:hint="eastAsia"/>
        </w:rPr>
      </w:pPr>
      <w:r w:rsidRPr="00931E24">
        <w:t>加入“昨天/上周同时间段”数据，</w:t>
      </w:r>
      <w:r w:rsidRPr="00931E24">
        <w:rPr>
          <w:b/>
          <w:bCs/>
        </w:rPr>
        <w:t>提升明显</w:t>
      </w:r>
    </w:p>
    <w:p w14:paraId="2AC1FAF3" w14:textId="77777777" w:rsidR="00931E24" w:rsidRPr="00931E24" w:rsidRDefault="00931E24" w:rsidP="00931E24">
      <w:pPr>
        <w:numPr>
          <w:ilvl w:val="0"/>
          <w:numId w:val="55"/>
        </w:numPr>
        <w:rPr>
          <w:rFonts w:hint="eastAsia"/>
        </w:rPr>
      </w:pPr>
      <w:r w:rsidRPr="00931E24">
        <w:t>可以帮助模型识别“什么时间该发生什么现象”</w:t>
      </w:r>
    </w:p>
    <w:p w14:paraId="6EC515AA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⚠️</w:t>
      </w:r>
      <w:r w:rsidRPr="00931E24">
        <w:rPr>
          <w:b/>
          <w:bCs/>
        </w:rPr>
        <w:t xml:space="preserve"> 周期性不强或数据嘈杂：</w:t>
      </w:r>
    </w:p>
    <w:p w14:paraId="19DD0F59" w14:textId="77777777" w:rsidR="00931E24" w:rsidRPr="00931E24" w:rsidRDefault="00931E24" w:rsidP="00931E24">
      <w:pPr>
        <w:numPr>
          <w:ilvl w:val="0"/>
          <w:numId w:val="56"/>
        </w:numPr>
        <w:rPr>
          <w:rFonts w:hint="eastAsia"/>
        </w:rPr>
      </w:pPr>
      <w:r w:rsidRPr="00931E24">
        <w:t>效果提升可能不大</w:t>
      </w:r>
    </w:p>
    <w:p w14:paraId="50A29515" w14:textId="77777777" w:rsidR="00931E24" w:rsidRPr="00931E24" w:rsidRDefault="00931E24" w:rsidP="00931E24">
      <w:pPr>
        <w:numPr>
          <w:ilvl w:val="0"/>
          <w:numId w:val="56"/>
        </w:numPr>
        <w:rPr>
          <w:rFonts w:hint="eastAsia"/>
        </w:rPr>
      </w:pPr>
      <w:r w:rsidRPr="00931E24">
        <w:t>更需要模型通过滑窗学习短期趋势（如最近24小时）</w:t>
      </w:r>
    </w:p>
    <w:p w14:paraId="083E38F9" w14:textId="77777777" w:rsidR="00931E24" w:rsidRPr="00931E24" w:rsidRDefault="00000000" w:rsidP="00931E24">
      <w:pPr>
        <w:rPr>
          <w:rFonts w:hint="eastAsia"/>
        </w:rPr>
      </w:pPr>
      <w:r>
        <w:pict w14:anchorId="7C2F363C">
          <v:rect id="_x0000_i1124" style="width:0;height:1.5pt" o:hralign="center" o:hrstd="t" o:hr="t" fillcolor="#a0a0a0" stroked="f"/>
        </w:pict>
      </w:r>
    </w:p>
    <w:p w14:paraId="561C62FA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📝</w:t>
      </w:r>
      <w:r w:rsidRPr="00931E24">
        <w:rPr>
          <w:b/>
          <w:bCs/>
        </w:rPr>
        <w:t xml:space="preserve"> 总结建议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160"/>
        <w:gridCol w:w="3645"/>
      </w:tblGrid>
      <w:tr w:rsidR="00931E24" w:rsidRPr="00931E24" w14:paraId="22E79A82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DE558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是否加</w:t>
            </w:r>
          </w:p>
        </w:tc>
        <w:tc>
          <w:tcPr>
            <w:tcW w:w="0" w:type="auto"/>
            <w:vAlign w:val="center"/>
            <w:hideMark/>
          </w:tcPr>
          <w:p w14:paraId="22241040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5C903254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推荐做法</w:t>
            </w:r>
          </w:p>
        </w:tc>
      </w:tr>
      <w:tr w:rsidR="00931E24" w:rsidRPr="00931E24" w14:paraId="5CA59EBA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2679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✅</w:t>
            </w:r>
            <w:r w:rsidRPr="00931E24">
              <w:t xml:space="preserve"> 建议加</w:t>
            </w:r>
          </w:p>
        </w:tc>
        <w:tc>
          <w:tcPr>
            <w:tcW w:w="0" w:type="auto"/>
            <w:vAlign w:val="center"/>
            <w:hideMark/>
          </w:tcPr>
          <w:p w14:paraId="0813C11C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存在周期、重复行为</w:t>
            </w:r>
          </w:p>
        </w:tc>
        <w:tc>
          <w:tcPr>
            <w:tcW w:w="0" w:type="auto"/>
            <w:vAlign w:val="center"/>
            <w:hideMark/>
          </w:tcPr>
          <w:p w14:paraId="78E3F7C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提取对齐时间点或平均值作为输入通道</w:t>
            </w:r>
          </w:p>
        </w:tc>
      </w:tr>
      <w:tr w:rsidR="00931E24" w:rsidRPr="00931E24" w14:paraId="2E98BB88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3523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❌</w:t>
            </w:r>
            <w:r w:rsidRPr="00931E24">
              <w:t xml:space="preserve"> 不强制</w:t>
            </w:r>
          </w:p>
        </w:tc>
        <w:tc>
          <w:tcPr>
            <w:tcW w:w="0" w:type="auto"/>
            <w:vAlign w:val="center"/>
            <w:hideMark/>
          </w:tcPr>
          <w:p w14:paraId="6D4E6B4F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无明显规律、序列混乱</w:t>
            </w:r>
          </w:p>
        </w:tc>
        <w:tc>
          <w:tcPr>
            <w:tcW w:w="0" w:type="auto"/>
            <w:vAlign w:val="center"/>
            <w:hideMark/>
          </w:tcPr>
          <w:p w14:paraId="7477AF9B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可依赖滑窗 + 时间特征即可</w:t>
            </w:r>
          </w:p>
        </w:tc>
      </w:tr>
    </w:tbl>
    <w:p w14:paraId="345F0B60" w14:textId="77777777" w:rsidR="00931E24" w:rsidRPr="00931E24" w:rsidRDefault="00000000" w:rsidP="00931E24">
      <w:pPr>
        <w:rPr>
          <w:rFonts w:hint="eastAsia"/>
        </w:rPr>
      </w:pPr>
      <w:r>
        <w:pict w14:anchorId="3A40A3B8">
          <v:rect id="_x0000_i1125" style="width:0;height:1.5pt" o:hralign="center" o:hrstd="t" o:hr="t" fillcolor="#a0a0a0" stroked="f"/>
        </w:pict>
      </w:r>
    </w:p>
    <w:p w14:paraId="3D4439D7" w14:textId="77777777" w:rsidR="00931E24" w:rsidRPr="00931E24" w:rsidRDefault="00931E24" w:rsidP="00931E24">
      <w:pPr>
        <w:rPr>
          <w:rFonts w:hint="eastAsia"/>
        </w:rPr>
      </w:pPr>
      <w:r w:rsidRPr="00931E24">
        <w:t>如果你愿意，我可以为你设计一份 LSTM 输入数据生成函数，自动将当前滑窗、昨天/上周同时间段拼接好成训练集。如果你能分享你的时间序列数据结构（例如 CSV 表头、时间列字段等），我可以更具体地帮你。是否需要？</w:t>
      </w:r>
    </w:p>
    <w:p w14:paraId="378452DA" w14:textId="77777777" w:rsidR="00931E24" w:rsidRDefault="00931E24">
      <w:pPr>
        <w:rPr>
          <w:rFonts w:hint="eastAsia"/>
        </w:rPr>
      </w:pPr>
    </w:p>
    <w:p w14:paraId="7957BB53" w14:textId="77777777" w:rsidR="00931E24" w:rsidRDefault="00931E24">
      <w:pPr>
        <w:rPr>
          <w:rFonts w:hint="eastAsia"/>
        </w:rPr>
      </w:pPr>
    </w:p>
    <w:p w14:paraId="52CB4541" w14:textId="77777777" w:rsidR="00931E24" w:rsidRPr="00931E24" w:rsidRDefault="00931E24" w:rsidP="00931E24">
      <w:pPr>
        <w:rPr>
          <w:rFonts w:hint="eastAsia"/>
        </w:rPr>
      </w:pPr>
      <w:r w:rsidRPr="00931E24">
        <w:t>你的思路非常敏锐，而且</w:t>
      </w:r>
      <w:r w:rsidRPr="00931E24">
        <w:rPr>
          <w:b/>
          <w:bCs/>
        </w:rPr>
        <w:t>在某些场景下是完全可行的</w:t>
      </w:r>
      <w:r w:rsidRPr="00931E24">
        <w:t xml:space="preserve">。不过这里我们需要认真权衡一下：虽然你可以把为 </w:t>
      </w:r>
      <w:proofErr w:type="spellStart"/>
      <w:r w:rsidRPr="00931E24">
        <w:t>LightGBM</w:t>
      </w:r>
      <w:proofErr w:type="spellEnd"/>
      <w:r w:rsidRPr="00931E24">
        <w:t xml:space="preserve"> 精心设计的特征工程直接用在 LSTM 上，但两类模型的特性不同，因此这样做有</w:t>
      </w:r>
      <w:r w:rsidRPr="00931E24">
        <w:rPr>
          <w:b/>
          <w:bCs/>
        </w:rPr>
        <w:t>优点，也有潜在限制</w:t>
      </w:r>
      <w:r w:rsidRPr="00931E24">
        <w:t>。</w:t>
      </w:r>
    </w:p>
    <w:p w14:paraId="5B2CB33E" w14:textId="77777777" w:rsidR="00931E24" w:rsidRPr="00931E24" w:rsidRDefault="00000000" w:rsidP="00931E24">
      <w:pPr>
        <w:rPr>
          <w:rFonts w:hint="eastAsia"/>
        </w:rPr>
      </w:pPr>
      <w:r>
        <w:pict w14:anchorId="2235962E">
          <v:rect id="_x0000_i1126" style="width:0;height:1.5pt" o:hralign="center" o:hrstd="t" o:hr="t" fillcolor="#a0a0a0" stroked="f"/>
        </w:pict>
      </w:r>
    </w:p>
    <w:p w14:paraId="5CE52930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可行的地方：你可以直接复用 </w:t>
      </w:r>
      <w:proofErr w:type="spellStart"/>
      <w:r w:rsidRPr="00931E24">
        <w:rPr>
          <w:b/>
          <w:bCs/>
        </w:rPr>
        <w:t>LightGBM</w:t>
      </w:r>
      <w:proofErr w:type="spellEnd"/>
      <w:r w:rsidRPr="00931E24">
        <w:rPr>
          <w:b/>
          <w:bCs/>
        </w:rPr>
        <w:t xml:space="preserve"> 的特征工程结果作为 LSTM 输入</w:t>
      </w:r>
    </w:p>
    <w:p w14:paraId="5E6A0435" w14:textId="77777777" w:rsidR="00931E24" w:rsidRPr="00931E24" w:rsidRDefault="00931E24" w:rsidP="00931E24">
      <w:pPr>
        <w:rPr>
          <w:rFonts w:hint="eastAsia"/>
        </w:rPr>
      </w:pPr>
      <w:r w:rsidRPr="00931E24">
        <w:t>LSTM 接收的输入是三维结构 (</w:t>
      </w:r>
      <w:proofErr w:type="spellStart"/>
      <w:r w:rsidRPr="00931E24">
        <w:t>batch_size</w:t>
      </w:r>
      <w:proofErr w:type="spellEnd"/>
      <w:r w:rsidRPr="00931E24">
        <w:t xml:space="preserve">, </w:t>
      </w:r>
      <w:proofErr w:type="spellStart"/>
      <w:r w:rsidRPr="00931E24">
        <w:t>time_steps</w:t>
      </w:r>
      <w:proofErr w:type="spellEnd"/>
      <w:r w:rsidRPr="00931E24">
        <w:t xml:space="preserve">, </w:t>
      </w:r>
      <w:proofErr w:type="spellStart"/>
      <w:r w:rsidRPr="00931E24">
        <w:t>input_dim</w:t>
      </w:r>
      <w:proofErr w:type="spellEnd"/>
      <w:r w:rsidRPr="00931E24">
        <w:t xml:space="preserve">)，你可以把你构造的所有特征变成 </w:t>
      </w:r>
      <w:proofErr w:type="spellStart"/>
      <w:r w:rsidRPr="00931E24">
        <w:t>input_dim</w:t>
      </w:r>
      <w:proofErr w:type="spellEnd"/>
      <w:r w:rsidRPr="00931E24">
        <w:t xml:space="preserve"> 个维度：</w:t>
      </w:r>
    </w:p>
    <w:p w14:paraId="24304311" w14:textId="77777777" w:rsidR="00931E24" w:rsidRPr="00931E24" w:rsidRDefault="00931E24" w:rsidP="00931E24">
      <w:pPr>
        <w:rPr>
          <w:rFonts w:hint="eastAsia"/>
        </w:rPr>
      </w:pPr>
      <w:r w:rsidRPr="00931E24">
        <w:t># 举例：</w:t>
      </w:r>
    </w:p>
    <w:p w14:paraId="6A89A689" w14:textId="77777777" w:rsidR="00931E24" w:rsidRPr="00931E24" w:rsidRDefault="00931E24" w:rsidP="00931E24">
      <w:pPr>
        <w:rPr>
          <w:rFonts w:hint="eastAsia"/>
        </w:rPr>
      </w:pPr>
      <w:r w:rsidRPr="00931E24">
        <w:t>- 原始序列长度：288（一天，5分钟频率）</w:t>
      </w:r>
    </w:p>
    <w:p w14:paraId="3DC6BAEC" w14:textId="77777777" w:rsidR="00931E24" w:rsidRPr="00931E24" w:rsidRDefault="00931E24" w:rsidP="00931E24">
      <w:pPr>
        <w:rPr>
          <w:rFonts w:hint="eastAsia"/>
        </w:rPr>
      </w:pPr>
      <w:r w:rsidRPr="00931E24">
        <w:t xml:space="preserve">- 构造特征数：100（你为 </w:t>
      </w:r>
      <w:proofErr w:type="spellStart"/>
      <w:r w:rsidRPr="00931E24">
        <w:t>LightGBM</w:t>
      </w:r>
      <w:proofErr w:type="spellEnd"/>
      <w:r w:rsidRPr="00931E24">
        <w:t xml:space="preserve"> 设计的特征）</w:t>
      </w:r>
    </w:p>
    <w:p w14:paraId="0BFDD1D2" w14:textId="77777777" w:rsidR="00931E24" w:rsidRPr="00931E24" w:rsidRDefault="00931E24" w:rsidP="00931E24">
      <w:pPr>
        <w:rPr>
          <w:rFonts w:hint="eastAsia"/>
        </w:rPr>
      </w:pPr>
      <w:r w:rsidRPr="00931E24">
        <w:t>=&gt; 输入 shape: (</w:t>
      </w:r>
      <w:proofErr w:type="spellStart"/>
      <w:r w:rsidRPr="00931E24">
        <w:t>batch_size</w:t>
      </w:r>
      <w:proofErr w:type="spellEnd"/>
      <w:r w:rsidRPr="00931E24">
        <w:t>, 288, 100)</w:t>
      </w:r>
    </w:p>
    <w:p w14:paraId="23670FDA" w14:textId="77777777" w:rsidR="00931E24" w:rsidRPr="00931E24" w:rsidRDefault="00000000" w:rsidP="00931E24">
      <w:pPr>
        <w:rPr>
          <w:rFonts w:hint="eastAsia"/>
        </w:rPr>
      </w:pPr>
      <w:r>
        <w:pict w14:anchorId="7CCF1655">
          <v:rect id="_x0000_i1127" style="width:0;height:1.5pt" o:hralign="center" o:hrstd="t" o:hr="t" fillcolor="#a0a0a0" stroked="f"/>
        </w:pict>
      </w:r>
    </w:p>
    <w:p w14:paraId="43D7D844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这种做法的优点：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6561"/>
      </w:tblGrid>
      <w:tr w:rsidR="00931E24" w:rsidRPr="00931E24" w14:paraId="483245CE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079C6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239C8F4D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解释</w:t>
            </w:r>
          </w:p>
        </w:tc>
      </w:tr>
      <w:tr w:rsidR="00931E24" w:rsidRPr="00931E24" w14:paraId="73C04FA2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B897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🚀</w:t>
            </w:r>
            <w:r w:rsidRPr="00931E24">
              <w:t xml:space="preserve"> 快速复用</w:t>
            </w:r>
          </w:p>
        </w:tc>
        <w:tc>
          <w:tcPr>
            <w:tcW w:w="0" w:type="auto"/>
            <w:vAlign w:val="center"/>
            <w:hideMark/>
          </w:tcPr>
          <w:p w14:paraId="3C326102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你已经构造好的统计特征、时间特征可以直接使用</w:t>
            </w:r>
          </w:p>
        </w:tc>
      </w:tr>
      <w:tr w:rsidR="00931E24" w:rsidRPr="00931E24" w14:paraId="55F01F7F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E5C0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🧠</w:t>
            </w:r>
            <w:r w:rsidRPr="00931E24">
              <w:t xml:space="preserve"> 提供结构性提示</w:t>
            </w:r>
          </w:p>
        </w:tc>
        <w:tc>
          <w:tcPr>
            <w:tcW w:w="0" w:type="auto"/>
            <w:vAlign w:val="center"/>
            <w:hideMark/>
          </w:tcPr>
          <w:p w14:paraId="4A69BFCE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LSTM 虽然能自己学习时序结构，但提前提供统计特征可以加速收敛、减少误差</w:t>
            </w:r>
          </w:p>
        </w:tc>
      </w:tr>
      <w:tr w:rsidR="00931E24" w:rsidRPr="00931E24" w14:paraId="2D47E852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26EC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lastRenderedPageBreak/>
              <w:t>🔁</w:t>
            </w:r>
            <w:r w:rsidRPr="00931E24">
              <w:t xml:space="preserve"> 融合长期记忆</w:t>
            </w:r>
          </w:p>
        </w:tc>
        <w:tc>
          <w:tcPr>
            <w:tcW w:w="0" w:type="auto"/>
            <w:vAlign w:val="center"/>
            <w:hideMark/>
          </w:tcPr>
          <w:p w14:paraId="12E31922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比如过去一周该时间段的统计值（均值/最大/波动），对 LSTM 是有帮助的</w:t>
            </w:r>
          </w:p>
        </w:tc>
      </w:tr>
    </w:tbl>
    <w:p w14:paraId="3AA869C1" w14:textId="77777777" w:rsidR="00931E24" w:rsidRPr="00931E24" w:rsidRDefault="00000000" w:rsidP="00931E24">
      <w:pPr>
        <w:rPr>
          <w:rFonts w:hint="eastAsia"/>
        </w:rPr>
      </w:pPr>
      <w:r>
        <w:pict w14:anchorId="2F98C0DA">
          <v:rect id="_x0000_i1128" style="width:0;height:1.5pt" o:hralign="center" o:hrstd="t" o:hr="t" fillcolor="#a0a0a0" stroked="f"/>
        </w:pict>
      </w:r>
    </w:p>
    <w:p w14:paraId="69EDF464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⚠️</w:t>
      </w:r>
      <w:r w:rsidRPr="00931E24">
        <w:rPr>
          <w:b/>
          <w:bCs/>
        </w:rPr>
        <w:t xml:space="preserve"> 需要注意的问题：</w:t>
      </w:r>
    </w:p>
    <w:p w14:paraId="68C59404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b/>
          <w:bCs/>
        </w:rPr>
        <w:t>1. LSTM 原本适合“原始时序”输入</w:t>
      </w:r>
    </w:p>
    <w:p w14:paraId="7ECC48AC" w14:textId="77777777" w:rsidR="00931E24" w:rsidRPr="00931E24" w:rsidRDefault="00931E24" w:rsidP="00931E24">
      <w:pPr>
        <w:numPr>
          <w:ilvl w:val="0"/>
          <w:numId w:val="57"/>
        </w:numPr>
        <w:rPr>
          <w:rFonts w:hint="eastAsia"/>
        </w:rPr>
      </w:pPr>
      <w:r w:rsidRPr="00931E24">
        <w:t>LSTM 设计初衷是处理连续变化的时间序列，而不是高度工程化的特征。</w:t>
      </w:r>
    </w:p>
    <w:p w14:paraId="7E0CEBE9" w14:textId="77777777" w:rsidR="00931E24" w:rsidRPr="00931E24" w:rsidRDefault="00931E24" w:rsidP="00931E24">
      <w:pPr>
        <w:numPr>
          <w:ilvl w:val="0"/>
          <w:numId w:val="57"/>
        </w:numPr>
        <w:rPr>
          <w:rFonts w:hint="eastAsia"/>
        </w:rPr>
      </w:pPr>
      <w:r w:rsidRPr="00931E24">
        <w:t>比如差分、移动平均这类“压缩信息”的特征对树模型好，但对 LSTM 来说可能削弱了序列上下文的信息流。</w:t>
      </w:r>
    </w:p>
    <w:p w14:paraId="50C34C8B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b/>
          <w:bCs/>
        </w:rPr>
        <w:t>2. 特征冗余或噪声</w:t>
      </w:r>
    </w:p>
    <w:p w14:paraId="6F5C56EC" w14:textId="77777777" w:rsidR="00931E24" w:rsidRPr="00931E24" w:rsidRDefault="00931E24" w:rsidP="00931E24">
      <w:pPr>
        <w:numPr>
          <w:ilvl w:val="0"/>
          <w:numId w:val="58"/>
        </w:numPr>
        <w:rPr>
          <w:rFonts w:hint="eastAsia"/>
        </w:rPr>
      </w:pPr>
      <w:r w:rsidRPr="00931E24">
        <w:t>如果你为树模型加了大量窗口统计特征（比如 rolling mean, std, skew... over多个窗口长度），这些特征对 LSTM 可能是冗余的，反而干扰训练。</w:t>
      </w:r>
    </w:p>
    <w:p w14:paraId="447F8130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b/>
          <w:bCs/>
        </w:rPr>
        <w:t>3. 高维输入的训练成本</w:t>
      </w:r>
    </w:p>
    <w:p w14:paraId="6A8BE62D" w14:textId="77777777" w:rsidR="00931E24" w:rsidRPr="00931E24" w:rsidRDefault="00931E24" w:rsidP="00931E24">
      <w:pPr>
        <w:numPr>
          <w:ilvl w:val="0"/>
          <w:numId w:val="59"/>
        </w:numPr>
        <w:rPr>
          <w:rFonts w:hint="eastAsia"/>
        </w:rPr>
      </w:pPr>
      <w:r w:rsidRPr="00931E24">
        <w:t>LSTM 输入特征维度太高（&gt;100）时，模型复杂度和过拟合风险也会增加。</w:t>
      </w:r>
    </w:p>
    <w:p w14:paraId="140A4117" w14:textId="77777777" w:rsidR="00931E24" w:rsidRPr="00931E24" w:rsidRDefault="00000000" w:rsidP="00931E24">
      <w:pPr>
        <w:rPr>
          <w:rFonts w:hint="eastAsia"/>
        </w:rPr>
      </w:pPr>
      <w:r>
        <w:pict w14:anchorId="122B3C59">
          <v:rect id="_x0000_i1129" style="width:0;height:1.5pt" o:hralign="center" o:hrstd="t" o:hr="t" fillcolor="#a0a0a0" stroked="f"/>
        </w:pict>
      </w:r>
    </w:p>
    <w:p w14:paraId="686FC2AE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更推荐的折中做法（混合结构建议）：</w:t>
      </w:r>
    </w:p>
    <w:p w14:paraId="228C7750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分两类特征处理：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402"/>
        <w:gridCol w:w="3585"/>
      </w:tblGrid>
      <w:tr w:rsidR="00931E24" w:rsidRPr="00931E24" w14:paraId="10E15164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F356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3B88D15B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特征示例</w:t>
            </w:r>
          </w:p>
        </w:tc>
        <w:tc>
          <w:tcPr>
            <w:tcW w:w="0" w:type="auto"/>
            <w:vAlign w:val="center"/>
            <w:hideMark/>
          </w:tcPr>
          <w:p w14:paraId="0AD462DC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建议处理方式</w:t>
            </w:r>
          </w:p>
        </w:tc>
      </w:tr>
      <w:tr w:rsidR="00931E24" w:rsidRPr="00931E24" w14:paraId="1F709C03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1709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时序连续型特征</w:t>
            </w:r>
          </w:p>
        </w:tc>
        <w:tc>
          <w:tcPr>
            <w:tcW w:w="0" w:type="auto"/>
            <w:vAlign w:val="center"/>
            <w:hideMark/>
          </w:tcPr>
          <w:p w14:paraId="180C867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原始值、周期值、同时间段值</w:t>
            </w:r>
          </w:p>
        </w:tc>
        <w:tc>
          <w:tcPr>
            <w:tcW w:w="0" w:type="auto"/>
            <w:vAlign w:val="center"/>
            <w:hideMark/>
          </w:tcPr>
          <w:p w14:paraId="338F6709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输入 LSTM（主序列）</w:t>
            </w:r>
          </w:p>
        </w:tc>
      </w:tr>
      <w:tr w:rsidR="00931E24" w:rsidRPr="00931E24" w14:paraId="52CB1939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ED77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静态/统计型特征</w:t>
            </w:r>
          </w:p>
        </w:tc>
        <w:tc>
          <w:tcPr>
            <w:tcW w:w="0" w:type="auto"/>
            <w:vAlign w:val="center"/>
            <w:hideMark/>
          </w:tcPr>
          <w:p w14:paraId="1D2BC7EC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过去1天平均、是否节假日、最大值、斜率等</w:t>
            </w:r>
          </w:p>
        </w:tc>
        <w:tc>
          <w:tcPr>
            <w:tcW w:w="0" w:type="auto"/>
            <w:vAlign w:val="center"/>
            <w:hideMark/>
          </w:tcPr>
          <w:p w14:paraId="33A16C7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拼接到 LSTM 输出之后，再接 MLP（dense）</w:t>
            </w:r>
          </w:p>
        </w:tc>
      </w:tr>
    </w:tbl>
    <w:p w14:paraId="5493938C" w14:textId="77777777" w:rsidR="00931E24" w:rsidRPr="00931E24" w:rsidRDefault="00931E24" w:rsidP="00931E24">
      <w:pPr>
        <w:rPr>
          <w:rFonts w:hint="eastAsia"/>
        </w:rPr>
      </w:pPr>
      <w:r w:rsidRPr="00931E24">
        <w:t>这类似于 “LSTM + MLP” 模型架构：</w:t>
      </w:r>
      <w:r w:rsidRPr="00931E24">
        <w:br/>
        <w:t>主序列走 LSTM，统计特征拼接后过 Dense，做最终预测。</w:t>
      </w:r>
    </w:p>
    <w:p w14:paraId="3C9034A8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🔧</w:t>
      </w:r>
      <w:r w:rsidRPr="00931E24">
        <w:rPr>
          <w:b/>
          <w:bCs/>
        </w:rPr>
        <w:t xml:space="preserve"> 结构草图：</w:t>
      </w:r>
    </w:p>
    <w:p w14:paraId="0340DFDC" w14:textId="77777777" w:rsidR="00931E24" w:rsidRPr="00931E24" w:rsidRDefault="00931E24" w:rsidP="00931E24">
      <w:pPr>
        <w:rPr>
          <w:rFonts w:hint="eastAsia"/>
        </w:rPr>
      </w:pPr>
      <w:r w:rsidRPr="00931E24">
        <w:t>原始序列（滑窗序列） --&gt; LSTM --&gt; 输出序列特征</w:t>
      </w:r>
    </w:p>
    <w:p w14:paraId="6AD8B1B1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LightGBM</w:t>
      </w:r>
      <w:proofErr w:type="spellEnd"/>
      <w:r w:rsidRPr="00931E24">
        <w:t xml:space="preserve"> 风格统计特征 --&gt; Dense</w:t>
      </w:r>
    </w:p>
    <w:p w14:paraId="1625CB0B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       ↓</w:t>
      </w:r>
    </w:p>
    <w:p w14:paraId="42EB133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 拼接 + Dense → 预测值（回归/多步输出）</w:t>
      </w:r>
    </w:p>
    <w:p w14:paraId="4F4D74AE" w14:textId="77777777" w:rsidR="00931E24" w:rsidRPr="00931E24" w:rsidRDefault="00000000" w:rsidP="00931E24">
      <w:pPr>
        <w:rPr>
          <w:rFonts w:hint="eastAsia"/>
        </w:rPr>
      </w:pPr>
      <w:r>
        <w:pict w14:anchorId="1FB6CAF2">
          <v:rect id="_x0000_i1130" style="width:0;height:1.5pt" o:hralign="center" o:hrstd="t" o:hr="t" fillcolor="#a0a0a0" stroked="f"/>
        </w:pict>
      </w:r>
    </w:p>
    <w:p w14:paraId="69822487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结论：是否直接复用 </w:t>
      </w:r>
      <w:proofErr w:type="spellStart"/>
      <w:r w:rsidRPr="00931E24">
        <w:rPr>
          <w:b/>
          <w:bCs/>
        </w:rPr>
        <w:t>LightGBM</w:t>
      </w:r>
      <w:proofErr w:type="spellEnd"/>
      <w:r w:rsidRPr="00931E24">
        <w:rPr>
          <w:b/>
          <w:bCs/>
        </w:rPr>
        <w:t xml:space="preserve"> 特征用于 LSTM？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395"/>
      </w:tblGrid>
      <w:tr w:rsidR="00931E24" w:rsidRPr="00931E24" w14:paraId="06422D94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04FC5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CC114A8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回答</w:t>
            </w:r>
          </w:p>
        </w:tc>
      </w:tr>
      <w:tr w:rsidR="00931E24" w:rsidRPr="00931E24" w14:paraId="60356AAC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3140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可以直接复用吗？</w:t>
            </w:r>
          </w:p>
        </w:tc>
        <w:tc>
          <w:tcPr>
            <w:tcW w:w="0" w:type="auto"/>
            <w:vAlign w:val="center"/>
            <w:hideMark/>
          </w:tcPr>
          <w:p w14:paraId="7AFD3DB6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✅</w:t>
            </w:r>
            <w:r w:rsidRPr="00931E24">
              <w:t xml:space="preserve"> 可以作为输入，尤其是周期型特征和时间特征</w:t>
            </w:r>
          </w:p>
        </w:tc>
      </w:tr>
      <w:tr w:rsidR="00931E24" w:rsidRPr="00931E24" w14:paraId="30917586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368D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效果一定好吗？</w:t>
            </w:r>
          </w:p>
        </w:tc>
        <w:tc>
          <w:tcPr>
            <w:tcW w:w="0" w:type="auto"/>
            <w:vAlign w:val="center"/>
            <w:hideMark/>
          </w:tcPr>
          <w:p w14:paraId="461BB8E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❌</w:t>
            </w:r>
            <w:r w:rsidRPr="00931E24">
              <w:t xml:space="preserve"> 不一定，部分特征（如过多的滑窗统计）可能不适合</w:t>
            </w:r>
          </w:p>
        </w:tc>
      </w:tr>
      <w:tr w:rsidR="00931E24" w:rsidRPr="00931E24" w14:paraId="22774096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55F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推荐结构？</w:t>
            </w:r>
          </w:p>
        </w:tc>
        <w:tc>
          <w:tcPr>
            <w:tcW w:w="0" w:type="auto"/>
            <w:vAlign w:val="center"/>
            <w:hideMark/>
          </w:tcPr>
          <w:p w14:paraId="262CDF17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rPr>
                <w:rFonts w:ascii="Segoe UI Emoji" w:hAnsi="Segoe UI Emoji" w:cs="Segoe UI Emoji"/>
              </w:rPr>
              <w:t>✅</w:t>
            </w:r>
            <w:r w:rsidRPr="00931E24">
              <w:t xml:space="preserve"> LSTM 主序列 + MLP 处理静态统计特征（融合架构）</w:t>
            </w:r>
          </w:p>
        </w:tc>
      </w:tr>
    </w:tbl>
    <w:p w14:paraId="53F57C0E" w14:textId="77777777" w:rsidR="00931E24" w:rsidRPr="00931E24" w:rsidRDefault="00000000" w:rsidP="00931E24">
      <w:pPr>
        <w:rPr>
          <w:rFonts w:hint="eastAsia"/>
        </w:rPr>
      </w:pPr>
      <w:r>
        <w:pict w14:anchorId="42946AA0">
          <v:rect id="_x0000_i1131" style="width:0;height:1.5pt" o:hralign="center" o:hrstd="t" o:hr="t" fillcolor="#a0a0a0" stroked="f"/>
        </w:pict>
      </w:r>
    </w:p>
    <w:p w14:paraId="0BA4FC75" w14:textId="77777777" w:rsidR="00931E24" w:rsidRPr="00931E24" w:rsidRDefault="00931E24" w:rsidP="00931E24">
      <w:pPr>
        <w:rPr>
          <w:rFonts w:hint="eastAsia"/>
        </w:rPr>
      </w:pPr>
      <w:r w:rsidRPr="00931E24">
        <w:t xml:space="preserve">如果你有一个现成的 </w:t>
      </w:r>
      <w:proofErr w:type="spellStart"/>
      <w:r w:rsidRPr="00931E24">
        <w:t>LightGBM</w:t>
      </w:r>
      <w:proofErr w:type="spellEnd"/>
      <w:r w:rsidRPr="00931E24">
        <w:t xml:space="preserve"> 特征数据表，我可以帮你转换成 LSTM 可用的输入格式，甚至帮你构建融合模型结构。如果你愿意，可以提供一小段样例数据，我来写个输入转换 + 模型结构示例给你看看。是否需要？</w:t>
      </w:r>
    </w:p>
    <w:p w14:paraId="49509EBC" w14:textId="77777777" w:rsidR="00931E24" w:rsidRDefault="00931E24">
      <w:pPr>
        <w:rPr>
          <w:rFonts w:hint="eastAsia"/>
        </w:rPr>
      </w:pPr>
    </w:p>
    <w:p w14:paraId="5399C50A" w14:textId="77777777" w:rsidR="00931E24" w:rsidRDefault="00931E24">
      <w:pPr>
        <w:rPr>
          <w:rFonts w:hint="eastAsia"/>
        </w:rPr>
      </w:pPr>
    </w:p>
    <w:p w14:paraId="10B1A646" w14:textId="77777777" w:rsidR="00931E24" w:rsidRPr="00931E24" w:rsidRDefault="00931E24" w:rsidP="00931E24">
      <w:pPr>
        <w:rPr>
          <w:rFonts w:hint="eastAsia"/>
        </w:rPr>
      </w:pPr>
      <w:r w:rsidRPr="00931E24">
        <w:t xml:space="preserve">当然可以！以下是一个完整的示例，演示如何构造包含 </w:t>
      </w:r>
      <w:r w:rsidRPr="00931E24">
        <w:rPr>
          <w:b/>
          <w:bCs/>
        </w:rPr>
        <w:t>时间特征（hour, weekday）</w:t>
      </w:r>
      <w:r w:rsidRPr="00931E24">
        <w:t>、</w:t>
      </w:r>
      <w:r w:rsidRPr="00931E24">
        <w:rPr>
          <w:b/>
          <w:bCs/>
        </w:rPr>
        <w:t>上周</w:t>
      </w:r>
      <w:r w:rsidRPr="00931E24">
        <w:rPr>
          <w:b/>
          <w:bCs/>
        </w:rPr>
        <w:lastRenderedPageBreak/>
        <w:t>期数据（如上一天、上一周相同时间点）</w:t>
      </w:r>
      <w:r w:rsidRPr="00931E24">
        <w:t xml:space="preserve"> 的 LSTM 输入张量结构。</w:t>
      </w:r>
    </w:p>
    <w:p w14:paraId="0A4482F5" w14:textId="77777777" w:rsidR="00931E24" w:rsidRPr="00931E24" w:rsidRDefault="00000000" w:rsidP="00931E24">
      <w:pPr>
        <w:rPr>
          <w:rFonts w:hint="eastAsia"/>
        </w:rPr>
      </w:pPr>
      <w:r>
        <w:pict w14:anchorId="7FECF9AF">
          <v:rect id="_x0000_i1132" style="width:0;height:1.5pt" o:hralign="center" o:hrstd="t" o:hr="t" fillcolor="#a0a0a0" stroked="f"/>
        </w:pict>
      </w:r>
    </w:p>
    <w:p w14:paraId="016094F9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🧩</w:t>
      </w:r>
      <w:r w:rsidRPr="00931E24">
        <w:rPr>
          <w:b/>
          <w:bCs/>
        </w:rPr>
        <w:t xml:space="preserve"> 假设数据情况：</w:t>
      </w:r>
    </w:p>
    <w:p w14:paraId="713FCF20" w14:textId="77777777" w:rsidR="00931E24" w:rsidRPr="00931E24" w:rsidRDefault="00931E24" w:rsidP="00931E24">
      <w:pPr>
        <w:numPr>
          <w:ilvl w:val="0"/>
          <w:numId w:val="60"/>
        </w:numPr>
        <w:rPr>
          <w:rFonts w:hint="eastAsia"/>
        </w:rPr>
      </w:pPr>
      <w:r w:rsidRPr="00931E24">
        <w:t>每 5 分钟一个点</w:t>
      </w:r>
    </w:p>
    <w:p w14:paraId="37F9E115" w14:textId="77777777" w:rsidR="00931E24" w:rsidRPr="00931E24" w:rsidRDefault="00931E24" w:rsidP="00931E24">
      <w:pPr>
        <w:numPr>
          <w:ilvl w:val="0"/>
          <w:numId w:val="60"/>
        </w:numPr>
        <w:rPr>
          <w:rFonts w:hint="eastAsia"/>
        </w:rPr>
      </w:pPr>
      <w:r w:rsidRPr="00931E24">
        <w:t>每天 288 个时间步（24×60÷5）</w:t>
      </w:r>
    </w:p>
    <w:p w14:paraId="083CBB93" w14:textId="77777777" w:rsidR="00931E24" w:rsidRPr="00931E24" w:rsidRDefault="00931E24" w:rsidP="00931E24">
      <w:pPr>
        <w:numPr>
          <w:ilvl w:val="0"/>
          <w:numId w:val="60"/>
        </w:numPr>
        <w:rPr>
          <w:rFonts w:hint="eastAsia"/>
        </w:rPr>
      </w:pPr>
      <w:r w:rsidRPr="00931E24">
        <w:t xml:space="preserve">用过去 </w:t>
      </w:r>
      <w:r w:rsidRPr="00931E24">
        <w:rPr>
          <w:b/>
          <w:bCs/>
        </w:rPr>
        <w:t>1 天</w:t>
      </w:r>
      <w:r w:rsidRPr="00931E24">
        <w:t>（288 步）预测未来数据</w:t>
      </w:r>
    </w:p>
    <w:p w14:paraId="1CF49AD2" w14:textId="77777777" w:rsidR="00931E24" w:rsidRPr="00931E24" w:rsidRDefault="00931E24" w:rsidP="00931E24">
      <w:pPr>
        <w:numPr>
          <w:ilvl w:val="0"/>
          <w:numId w:val="60"/>
        </w:numPr>
        <w:rPr>
          <w:rFonts w:hint="eastAsia"/>
        </w:rPr>
      </w:pPr>
      <w:r w:rsidRPr="00931E24">
        <w:t>原始值 + 时间特征 + 上周期值（昨天、上周）</w:t>
      </w:r>
    </w:p>
    <w:p w14:paraId="6EE42867" w14:textId="77777777" w:rsidR="00931E24" w:rsidRPr="00931E24" w:rsidRDefault="00000000" w:rsidP="00931E24">
      <w:pPr>
        <w:rPr>
          <w:rFonts w:hint="eastAsia"/>
        </w:rPr>
      </w:pPr>
      <w:r>
        <w:pict w14:anchorId="4133AB7B">
          <v:rect id="_x0000_i1133" style="width:0;height:1.5pt" o:hralign="center" o:hrstd="t" o:hr="t" fillcolor="#a0a0a0" stroked="f"/>
        </w:pict>
      </w:r>
    </w:p>
    <w:p w14:paraId="41EEE783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目标：</w:t>
      </w:r>
    </w:p>
    <w:p w14:paraId="05345C3E" w14:textId="77777777" w:rsidR="00931E24" w:rsidRPr="00931E24" w:rsidRDefault="00931E24" w:rsidP="00931E24">
      <w:pPr>
        <w:rPr>
          <w:rFonts w:hint="eastAsia"/>
        </w:rPr>
      </w:pPr>
      <w:r w:rsidRPr="00931E24">
        <w:t>构造形状为 (</w:t>
      </w:r>
      <w:proofErr w:type="spellStart"/>
      <w:r w:rsidRPr="00931E24">
        <w:t>num_samples</w:t>
      </w:r>
      <w:proofErr w:type="spellEnd"/>
      <w:r w:rsidRPr="00931E24">
        <w:t xml:space="preserve">, </w:t>
      </w:r>
      <w:proofErr w:type="spellStart"/>
      <w:r w:rsidRPr="00931E24">
        <w:t>time_steps</w:t>
      </w:r>
      <w:proofErr w:type="spellEnd"/>
      <w:r w:rsidRPr="00931E24">
        <w:t xml:space="preserve">=288, </w:t>
      </w:r>
      <w:proofErr w:type="spellStart"/>
      <w:r w:rsidRPr="00931E24">
        <w:t>feature_dim</w:t>
      </w:r>
      <w:proofErr w:type="spellEnd"/>
      <w:r w:rsidRPr="00931E24">
        <w:t>) 的 Tensor，</w:t>
      </w:r>
      <w:r w:rsidRPr="00931E24">
        <w:br/>
        <w:t>每个时间步特征包括：</w:t>
      </w:r>
    </w:p>
    <w:p w14:paraId="44C36D39" w14:textId="77777777" w:rsidR="00931E24" w:rsidRPr="00931E24" w:rsidRDefault="00931E24" w:rsidP="00931E24">
      <w:pPr>
        <w:numPr>
          <w:ilvl w:val="0"/>
          <w:numId w:val="61"/>
        </w:numPr>
        <w:rPr>
          <w:rFonts w:hint="eastAsia"/>
        </w:rPr>
      </w:pPr>
      <w:r w:rsidRPr="00931E24">
        <w:t>原始值</w:t>
      </w:r>
    </w:p>
    <w:p w14:paraId="1841EE1D" w14:textId="77777777" w:rsidR="00931E24" w:rsidRPr="00931E24" w:rsidRDefault="00931E24" w:rsidP="00931E24">
      <w:pPr>
        <w:numPr>
          <w:ilvl w:val="0"/>
          <w:numId w:val="61"/>
        </w:numPr>
        <w:rPr>
          <w:rFonts w:hint="eastAsia"/>
        </w:rPr>
      </w:pPr>
      <w:r w:rsidRPr="00931E24">
        <w:t>小时（one-hot 或整数）</w:t>
      </w:r>
    </w:p>
    <w:p w14:paraId="3458902C" w14:textId="77777777" w:rsidR="00931E24" w:rsidRPr="00931E24" w:rsidRDefault="00931E24" w:rsidP="00931E24">
      <w:pPr>
        <w:numPr>
          <w:ilvl w:val="0"/>
          <w:numId w:val="61"/>
        </w:numPr>
        <w:rPr>
          <w:rFonts w:hint="eastAsia"/>
        </w:rPr>
      </w:pPr>
      <w:r w:rsidRPr="00931E24">
        <w:t>星期几（one-hot 或整数）</w:t>
      </w:r>
    </w:p>
    <w:p w14:paraId="449FC652" w14:textId="77777777" w:rsidR="00931E24" w:rsidRPr="00931E24" w:rsidRDefault="00931E24" w:rsidP="00931E24">
      <w:pPr>
        <w:numPr>
          <w:ilvl w:val="0"/>
          <w:numId w:val="61"/>
        </w:numPr>
        <w:rPr>
          <w:rFonts w:hint="eastAsia"/>
        </w:rPr>
      </w:pPr>
      <w:r w:rsidRPr="00931E24">
        <w:t>昨天同一时间的值</w:t>
      </w:r>
    </w:p>
    <w:p w14:paraId="40880591" w14:textId="77777777" w:rsidR="00931E24" w:rsidRPr="00931E24" w:rsidRDefault="00931E24" w:rsidP="00931E24">
      <w:pPr>
        <w:numPr>
          <w:ilvl w:val="0"/>
          <w:numId w:val="61"/>
        </w:numPr>
        <w:rPr>
          <w:rFonts w:hint="eastAsia"/>
        </w:rPr>
      </w:pPr>
      <w:r w:rsidRPr="00931E24">
        <w:t>上周同一时间的值</w:t>
      </w:r>
    </w:p>
    <w:p w14:paraId="3D4A53FB" w14:textId="77777777" w:rsidR="00931E24" w:rsidRPr="00931E24" w:rsidRDefault="00000000" w:rsidP="00931E24">
      <w:pPr>
        <w:rPr>
          <w:rFonts w:hint="eastAsia"/>
        </w:rPr>
      </w:pPr>
      <w:r>
        <w:pict w14:anchorId="76465FBA">
          <v:rect id="_x0000_i1134" style="width:0;height:1.5pt" o:hralign="center" o:hrstd="t" o:hr="t" fillcolor="#a0a0a0" stroked="f"/>
        </w:pict>
      </w:r>
    </w:p>
    <w:p w14:paraId="6784A8E3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🧪</w:t>
      </w:r>
      <w:r w:rsidRPr="00931E24">
        <w:rPr>
          <w:b/>
          <w:bCs/>
        </w:rPr>
        <w:t xml:space="preserve"> 示例代码（使用 NumPy + </w:t>
      </w:r>
      <w:proofErr w:type="spellStart"/>
      <w:r w:rsidRPr="00931E24">
        <w:rPr>
          <w:b/>
          <w:bCs/>
        </w:rPr>
        <w:t>PyTorch</w:t>
      </w:r>
      <w:proofErr w:type="spellEnd"/>
      <w:r w:rsidRPr="00931E24">
        <w:rPr>
          <w:b/>
          <w:bCs/>
        </w:rPr>
        <w:t>）：</w:t>
      </w:r>
    </w:p>
    <w:p w14:paraId="674FEB1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import </w:t>
      </w:r>
      <w:proofErr w:type="spellStart"/>
      <w:r w:rsidRPr="00931E24">
        <w:t>numpy</w:t>
      </w:r>
      <w:proofErr w:type="spellEnd"/>
      <w:r w:rsidRPr="00931E24">
        <w:t xml:space="preserve"> as np</w:t>
      </w:r>
    </w:p>
    <w:p w14:paraId="7FFB07BA" w14:textId="77777777" w:rsidR="00931E24" w:rsidRPr="00931E24" w:rsidRDefault="00931E24" w:rsidP="00931E24">
      <w:pPr>
        <w:rPr>
          <w:rFonts w:hint="eastAsia"/>
        </w:rPr>
      </w:pPr>
      <w:r w:rsidRPr="00931E24">
        <w:t>import torch</w:t>
      </w:r>
    </w:p>
    <w:p w14:paraId="5C646F1E" w14:textId="77777777" w:rsidR="00931E24" w:rsidRPr="00931E24" w:rsidRDefault="00931E24" w:rsidP="00931E24">
      <w:pPr>
        <w:rPr>
          <w:rFonts w:hint="eastAsia"/>
        </w:rPr>
      </w:pPr>
      <w:r w:rsidRPr="00931E24">
        <w:t>import pandas as pd</w:t>
      </w:r>
    </w:p>
    <w:p w14:paraId="1407B82E" w14:textId="77777777" w:rsidR="00931E24" w:rsidRPr="00931E24" w:rsidRDefault="00931E24" w:rsidP="00931E24">
      <w:pPr>
        <w:rPr>
          <w:rFonts w:hint="eastAsia"/>
        </w:rPr>
      </w:pPr>
    </w:p>
    <w:p w14:paraId="07316DD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假设原始数据：时间序列 </w:t>
      </w:r>
      <w:proofErr w:type="spellStart"/>
      <w:r w:rsidRPr="00931E24">
        <w:t>DataFrame</w:t>
      </w:r>
      <w:proofErr w:type="spellEnd"/>
      <w:r w:rsidRPr="00931E24">
        <w:t>，包含时间戳和原始值</w:t>
      </w:r>
    </w:p>
    <w:p w14:paraId="0E50971F" w14:textId="77777777" w:rsidR="00931E24" w:rsidRPr="00931E24" w:rsidRDefault="00931E24" w:rsidP="00931E24">
      <w:pPr>
        <w:rPr>
          <w:rFonts w:hint="eastAsia"/>
        </w:rPr>
      </w:pPr>
      <w:r w:rsidRPr="00931E24">
        <w:t># 构造 30 天的模拟数据</w:t>
      </w:r>
    </w:p>
    <w:p w14:paraId="44C23FF3" w14:textId="77777777" w:rsidR="00931E24" w:rsidRPr="00931E24" w:rsidRDefault="00931E24" w:rsidP="00931E24">
      <w:pPr>
        <w:rPr>
          <w:rFonts w:hint="eastAsia"/>
        </w:rPr>
      </w:pPr>
      <w:r w:rsidRPr="00931E24">
        <w:t>minutes = 30 * 24 * 60 // 5  # 每 5 分钟一个点</w:t>
      </w:r>
    </w:p>
    <w:p w14:paraId="6B1C364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timestamps = </w:t>
      </w:r>
      <w:proofErr w:type="spellStart"/>
      <w:r w:rsidRPr="00931E24">
        <w:t>pd.date_range</w:t>
      </w:r>
      <w:proofErr w:type="spellEnd"/>
      <w:r w:rsidRPr="00931E24">
        <w:t xml:space="preserve">("2024-01-01", periods=minutes, </w:t>
      </w:r>
      <w:proofErr w:type="spellStart"/>
      <w:r w:rsidRPr="00931E24">
        <w:t>freq</w:t>
      </w:r>
      <w:proofErr w:type="spellEnd"/>
      <w:r w:rsidRPr="00931E24">
        <w:t>="5min")</w:t>
      </w:r>
    </w:p>
    <w:p w14:paraId="345A2173" w14:textId="77777777" w:rsidR="00931E24" w:rsidRPr="00931E24" w:rsidRDefault="00931E24" w:rsidP="00931E24">
      <w:pPr>
        <w:rPr>
          <w:rFonts w:hint="eastAsia"/>
        </w:rPr>
      </w:pPr>
      <w:r w:rsidRPr="00931E24">
        <w:t xml:space="preserve">values = </w:t>
      </w:r>
      <w:proofErr w:type="spellStart"/>
      <w:r w:rsidRPr="00931E24">
        <w:t>np.sin</w:t>
      </w:r>
      <w:proofErr w:type="spellEnd"/>
      <w:r w:rsidRPr="00931E24">
        <w:t>(</w:t>
      </w:r>
      <w:proofErr w:type="spellStart"/>
      <w:r w:rsidRPr="00931E24">
        <w:t>np.linspace</w:t>
      </w:r>
      <w:proofErr w:type="spellEnd"/>
      <w:r w:rsidRPr="00931E24">
        <w:t xml:space="preserve">(0, 60 * </w:t>
      </w:r>
      <w:proofErr w:type="spellStart"/>
      <w:r w:rsidRPr="00931E24">
        <w:t>np.pi</w:t>
      </w:r>
      <w:proofErr w:type="spellEnd"/>
      <w:r w:rsidRPr="00931E24">
        <w:t xml:space="preserve">, minutes)) + </w:t>
      </w:r>
      <w:proofErr w:type="spellStart"/>
      <w:r w:rsidRPr="00931E24">
        <w:t>np.random.normal</w:t>
      </w:r>
      <w:proofErr w:type="spellEnd"/>
      <w:r w:rsidRPr="00931E24">
        <w:t>(0, 0.2, minutes)</w:t>
      </w:r>
    </w:p>
    <w:p w14:paraId="00C1F759" w14:textId="77777777" w:rsidR="00931E24" w:rsidRPr="00931E24" w:rsidRDefault="00931E24" w:rsidP="00931E24">
      <w:pPr>
        <w:rPr>
          <w:rFonts w:hint="eastAsia"/>
        </w:rPr>
      </w:pPr>
    </w:p>
    <w:p w14:paraId="2C3AB825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 xml:space="preserve"> = </w:t>
      </w:r>
      <w:proofErr w:type="spellStart"/>
      <w:r w:rsidRPr="00931E24">
        <w:t>pd.DataFrame</w:t>
      </w:r>
      <w:proofErr w:type="spellEnd"/>
      <w:r w:rsidRPr="00931E24">
        <w:t>({</w:t>
      </w:r>
    </w:p>
    <w:p w14:paraId="63B740B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"timestamp": timestamps,</w:t>
      </w:r>
    </w:p>
    <w:p w14:paraId="083B0A62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"value": values</w:t>
      </w:r>
    </w:p>
    <w:p w14:paraId="5C0A157C" w14:textId="77777777" w:rsidR="00931E24" w:rsidRPr="00931E24" w:rsidRDefault="00931E24" w:rsidP="00931E24">
      <w:pPr>
        <w:rPr>
          <w:rFonts w:hint="eastAsia"/>
        </w:rPr>
      </w:pPr>
      <w:r w:rsidRPr="00931E24">
        <w:t>})</w:t>
      </w:r>
    </w:p>
    <w:p w14:paraId="09E7259E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 xml:space="preserve">["hour"] = </w:t>
      </w:r>
      <w:proofErr w:type="spellStart"/>
      <w:r w:rsidRPr="00931E24">
        <w:t>df</w:t>
      </w:r>
      <w:proofErr w:type="spellEnd"/>
      <w:r w:rsidRPr="00931E24">
        <w:t>["timestamp"].</w:t>
      </w:r>
      <w:proofErr w:type="spellStart"/>
      <w:r w:rsidRPr="00931E24">
        <w:t>dt.hour</w:t>
      </w:r>
      <w:proofErr w:type="spellEnd"/>
    </w:p>
    <w:p w14:paraId="039AE3A3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 xml:space="preserve">["weekday"] = </w:t>
      </w:r>
      <w:proofErr w:type="spellStart"/>
      <w:r w:rsidRPr="00931E24">
        <w:t>df</w:t>
      </w:r>
      <w:proofErr w:type="spellEnd"/>
      <w:r w:rsidRPr="00931E24">
        <w:t>["timestamp"].</w:t>
      </w:r>
      <w:proofErr w:type="spellStart"/>
      <w:r w:rsidRPr="00931E24">
        <w:t>dt.weekday</w:t>
      </w:r>
      <w:proofErr w:type="spellEnd"/>
    </w:p>
    <w:p w14:paraId="681B9165" w14:textId="77777777" w:rsidR="00931E24" w:rsidRPr="00931E24" w:rsidRDefault="00931E24" w:rsidP="00931E24">
      <w:pPr>
        <w:rPr>
          <w:rFonts w:hint="eastAsia"/>
        </w:rPr>
      </w:pPr>
    </w:p>
    <w:p w14:paraId="04A5BDD7" w14:textId="77777777" w:rsidR="00931E24" w:rsidRPr="00931E24" w:rsidRDefault="00931E24" w:rsidP="00931E24">
      <w:pPr>
        <w:rPr>
          <w:rFonts w:hint="eastAsia"/>
        </w:rPr>
      </w:pPr>
      <w:r w:rsidRPr="00931E24">
        <w:t># 昨天同一时刻的值（288 步前）</w:t>
      </w:r>
    </w:p>
    <w:p w14:paraId="65709507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>["</w:t>
      </w:r>
      <w:proofErr w:type="spellStart"/>
      <w:r w:rsidRPr="00931E24">
        <w:t>prev_day</w:t>
      </w:r>
      <w:proofErr w:type="spellEnd"/>
      <w:r w:rsidRPr="00931E24">
        <w:t xml:space="preserve">"] = </w:t>
      </w:r>
      <w:proofErr w:type="spellStart"/>
      <w:r w:rsidRPr="00931E24">
        <w:t>df</w:t>
      </w:r>
      <w:proofErr w:type="spellEnd"/>
      <w:r w:rsidRPr="00931E24">
        <w:t>["value"].shift(288)</w:t>
      </w:r>
    </w:p>
    <w:p w14:paraId="2B122907" w14:textId="77777777" w:rsidR="00931E24" w:rsidRPr="00931E24" w:rsidRDefault="00931E24" w:rsidP="00931E24">
      <w:pPr>
        <w:rPr>
          <w:rFonts w:hint="eastAsia"/>
        </w:rPr>
      </w:pPr>
      <w:r w:rsidRPr="00931E24">
        <w:t># 上周同一时刻的值（288 * 7 步前）</w:t>
      </w:r>
    </w:p>
    <w:p w14:paraId="72BCB234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>["</w:t>
      </w:r>
      <w:proofErr w:type="spellStart"/>
      <w:r w:rsidRPr="00931E24">
        <w:t>prev_week</w:t>
      </w:r>
      <w:proofErr w:type="spellEnd"/>
      <w:r w:rsidRPr="00931E24">
        <w:t xml:space="preserve">"] = </w:t>
      </w:r>
      <w:proofErr w:type="spellStart"/>
      <w:r w:rsidRPr="00931E24">
        <w:t>df</w:t>
      </w:r>
      <w:proofErr w:type="spellEnd"/>
      <w:r w:rsidRPr="00931E24">
        <w:t>["value"].shift(288 * 7)</w:t>
      </w:r>
    </w:p>
    <w:p w14:paraId="4C0D6BBA" w14:textId="77777777" w:rsidR="00931E24" w:rsidRPr="00931E24" w:rsidRDefault="00931E24" w:rsidP="00931E24">
      <w:pPr>
        <w:rPr>
          <w:rFonts w:hint="eastAsia"/>
        </w:rPr>
      </w:pPr>
    </w:p>
    <w:p w14:paraId="39EA9BB5" w14:textId="77777777" w:rsidR="00931E24" w:rsidRPr="00931E24" w:rsidRDefault="00931E24" w:rsidP="00931E24">
      <w:pPr>
        <w:rPr>
          <w:rFonts w:hint="eastAsia"/>
        </w:rPr>
      </w:pPr>
      <w:r w:rsidRPr="00931E24">
        <w:t># 丢弃开头的空值</w:t>
      </w:r>
    </w:p>
    <w:p w14:paraId="7864401F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t>df</w:t>
      </w:r>
      <w:proofErr w:type="spellEnd"/>
      <w:r w:rsidRPr="00931E24">
        <w:t xml:space="preserve"> = </w:t>
      </w:r>
      <w:proofErr w:type="spellStart"/>
      <w:r w:rsidRPr="00931E24">
        <w:t>df.dropna</w:t>
      </w:r>
      <w:proofErr w:type="spellEnd"/>
      <w:r w:rsidRPr="00931E24">
        <w:t>().</w:t>
      </w:r>
      <w:proofErr w:type="spellStart"/>
      <w:r w:rsidRPr="00931E24">
        <w:t>reset_index</w:t>
      </w:r>
      <w:proofErr w:type="spellEnd"/>
      <w:r w:rsidRPr="00931E24">
        <w:t>(drop=True)</w:t>
      </w:r>
    </w:p>
    <w:p w14:paraId="38FCEF81" w14:textId="77777777" w:rsidR="00931E24" w:rsidRPr="00931E24" w:rsidRDefault="00931E24" w:rsidP="00931E24">
      <w:pPr>
        <w:rPr>
          <w:rFonts w:hint="eastAsia"/>
        </w:rPr>
      </w:pPr>
    </w:p>
    <w:p w14:paraId="5A7D06A5" w14:textId="77777777" w:rsidR="00931E24" w:rsidRPr="00931E24" w:rsidRDefault="00931E24" w:rsidP="00931E24">
      <w:pPr>
        <w:rPr>
          <w:rFonts w:hint="eastAsia"/>
        </w:rPr>
      </w:pPr>
      <w:r w:rsidRPr="00931E24">
        <w:t># 要构造滑动窗口样本，每个样本包含 288 步（一天）</w:t>
      </w:r>
    </w:p>
    <w:p w14:paraId="0974DF88" w14:textId="77777777" w:rsidR="00931E24" w:rsidRPr="00931E24" w:rsidRDefault="00931E24" w:rsidP="00931E24">
      <w:pPr>
        <w:rPr>
          <w:rFonts w:hint="eastAsia"/>
        </w:rPr>
      </w:pPr>
      <w:proofErr w:type="spellStart"/>
      <w:r w:rsidRPr="00931E24">
        <w:lastRenderedPageBreak/>
        <w:t>window_size</w:t>
      </w:r>
      <w:proofErr w:type="spellEnd"/>
      <w:r w:rsidRPr="00931E24">
        <w:t xml:space="preserve"> = 288</w:t>
      </w:r>
    </w:p>
    <w:p w14:paraId="63B013FC" w14:textId="77777777" w:rsidR="00931E24" w:rsidRPr="00931E24" w:rsidRDefault="00931E24" w:rsidP="00931E24">
      <w:pPr>
        <w:rPr>
          <w:rFonts w:hint="eastAsia"/>
        </w:rPr>
      </w:pPr>
    </w:p>
    <w:p w14:paraId="74FB917F" w14:textId="77777777" w:rsidR="00931E24" w:rsidRPr="00931E24" w:rsidRDefault="00931E24" w:rsidP="00931E24">
      <w:pPr>
        <w:rPr>
          <w:rFonts w:hint="eastAsia"/>
        </w:rPr>
      </w:pPr>
      <w:r w:rsidRPr="00931E24">
        <w:t>features = []</w:t>
      </w:r>
    </w:p>
    <w:p w14:paraId="7209A500" w14:textId="77777777" w:rsidR="00931E24" w:rsidRPr="00931E24" w:rsidRDefault="00931E24" w:rsidP="00931E24">
      <w:pPr>
        <w:rPr>
          <w:rFonts w:hint="eastAsia"/>
        </w:rPr>
      </w:pPr>
      <w:r w:rsidRPr="00931E24">
        <w:t>targets = []</w:t>
      </w:r>
    </w:p>
    <w:p w14:paraId="770BF88B" w14:textId="77777777" w:rsidR="00931E24" w:rsidRPr="00931E24" w:rsidRDefault="00931E24" w:rsidP="00931E24">
      <w:pPr>
        <w:rPr>
          <w:rFonts w:hint="eastAsia"/>
        </w:rPr>
      </w:pPr>
    </w:p>
    <w:p w14:paraId="214ADCF7" w14:textId="77777777" w:rsidR="00931E24" w:rsidRPr="00931E24" w:rsidRDefault="00931E24" w:rsidP="00931E24">
      <w:pPr>
        <w:rPr>
          <w:rFonts w:hint="eastAsia"/>
        </w:rPr>
      </w:pPr>
      <w:r w:rsidRPr="00931E24">
        <w:t xml:space="preserve">for </w:t>
      </w:r>
      <w:proofErr w:type="spellStart"/>
      <w:r w:rsidRPr="00931E24">
        <w:t>i</w:t>
      </w:r>
      <w:proofErr w:type="spellEnd"/>
      <w:r w:rsidRPr="00931E24">
        <w:t xml:space="preserve"> in range(</w:t>
      </w:r>
      <w:proofErr w:type="spellStart"/>
      <w:r w:rsidRPr="00931E24">
        <w:t>len</w:t>
      </w:r>
      <w:proofErr w:type="spellEnd"/>
      <w:r w:rsidRPr="00931E24">
        <w:t>(</w:t>
      </w:r>
      <w:proofErr w:type="spellStart"/>
      <w:r w:rsidRPr="00931E24">
        <w:t>df</w:t>
      </w:r>
      <w:proofErr w:type="spellEnd"/>
      <w:r w:rsidRPr="00931E24">
        <w:t xml:space="preserve">) - </w:t>
      </w:r>
      <w:proofErr w:type="spellStart"/>
      <w:r w:rsidRPr="00931E24">
        <w:t>window_size</w:t>
      </w:r>
      <w:proofErr w:type="spellEnd"/>
      <w:r w:rsidRPr="00931E24">
        <w:t>):</w:t>
      </w:r>
    </w:p>
    <w:p w14:paraId="500BBBE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window = </w:t>
      </w:r>
      <w:proofErr w:type="spellStart"/>
      <w:r w:rsidRPr="00931E24">
        <w:t>df.iloc</w:t>
      </w:r>
      <w:proofErr w:type="spellEnd"/>
      <w:r w:rsidRPr="00931E24">
        <w:t>[</w:t>
      </w:r>
      <w:proofErr w:type="spellStart"/>
      <w:r w:rsidRPr="00931E24">
        <w:t>i</w:t>
      </w:r>
      <w:proofErr w:type="spellEnd"/>
      <w:r w:rsidRPr="00931E24">
        <w:t xml:space="preserve"> : </w:t>
      </w:r>
      <w:proofErr w:type="spellStart"/>
      <w:r w:rsidRPr="00931E24">
        <w:t>i</w:t>
      </w:r>
      <w:proofErr w:type="spellEnd"/>
      <w:r w:rsidRPr="00931E24">
        <w:t xml:space="preserve"> + </w:t>
      </w:r>
      <w:proofErr w:type="spellStart"/>
      <w:r w:rsidRPr="00931E24">
        <w:t>window_size</w:t>
      </w:r>
      <w:proofErr w:type="spellEnd"/>
      <w:r w:rsidRPr="00931E24">
        <w:t>]</w:t>
      </w:r>
    </w:p>
    <w:p w14:paraId="6D358F3F" w14:textId="77777777" w:rsidR="00931E24" w:rsidRPr="00931E24" w:rsidRDefault="00931E24" w:rsidP="00931E24">
      <w:pPr>
        <w:rPr>
          <w:rFonts w:hint="eastAsia"/>
        </w:rPr>
      </w:pPr>
    </w:p>
    <w:p w14:paraId="3AC55268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# 提取特征列：原始值 + 时间 + 周期特征</w:t>
      </w:r>
    </w:p>
    <w:p w14:paraId="3EF736A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f = window[["value", "hour", "weekday", "</w:t>
      </w:r>
      <w:proofErr w:type="spellStart"/>
      <w:r w:rsidRPr="00931E24">
        <w:t>prev_day</w:t>
      </w:r>
      <w:proofErr w:type="spellEnd"/>
      <w:r w:rsidRPr="00931E24">
        <w:t>", "</w:t>
      </w:r>
      <w:proofErr w:type="spellStart"/>
      <w:r w:rsidRPr="00931E24">
        <w:t>prev_week</w:t>
      </w:r>
      <w:proofErr w:type="spellEnd"/>
      <w:r w:rsidRPr="00931E24">
        <w:t>"]].values</w:t>
      </w:r>
    </w:p>
    <w:p w14:paraId="2CF75F9C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features.append</w:t>
      </w:r>
      <w:proofErr w:type="spellEnd"/>
      <w:r w:rsidRPr="00931E24">
        <w:t>(f)</w:t>
      </w:r>
    </w:p>
    <w:p w14:paraId="291BA217" w14:textId="77777777" w:rsidR="00931E24" w:rsidRPr="00931E24" w:rsidRDefault="00931E24" w:rsidP="00931E24">
      <w:pPr>
        <w:rPr>
          <w:rFonts w:hint="eastAsia"/>
        </w:rPr>
      </w:pPr>
    </w:p>
    <w:p w14:paraId="24260B9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# 假设目标是下一步的值（单步预测）</w:t>
      </w:r>
    </w:p>
    <w:p w14:paraId="6297ABB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</w:t>
      </w:r>
      <w:proofErr w:type="spellStart"/>
      <w:r w:rsidRPr="00931E24">
        <w:t>targets.append</w:t>
      </w:r>
      <w:proofErr w:type="spellEnd"/>
      <w:r w:rsidRPr="00931E24">
        <w:t>(</w:t>
      </w:r>
      <w:proofErr w:type="spellStart"/>
      <w:r w:rsidRPr="00931E24">
        <w:t>df</w:t>
      </w:r>
      <w:proofErr w:type="spellEnd"/>
      <w:r w:rsidRPr="00931E24">
        <w:t>["value"].</w:t>
      </w:r>
      <w:proofErr w:type="spellStart"/>
      <w:r w:rsidRPr="00931E24">
        <w:t>iloc</w:t>
      </w:r>
      <w:proofErr w:type="spellEnd"/>
      <w:r w:rsidRPr="00931E24">
        <w:t>[</w:t>
      </w:r>
      <w:proofErr w:type="spellStart"/>
      <w:r w:rsidRPr="00931E24">
        <w:t>i</w:t>
      </w:r>
      <w:proofErr w:type="spellEnd"/>
      <w:r w:rsidRPr="00931E24">
        <w:t xml:space="preserve"> + </w:t>
      </w:r>
      <w:proofErr w:type="spellStart"/>
      <w:r w:rsidRPr="00931E24">
        <w:t>window_size</w:t>
      </w:r>
      <w:proofErr w:type="spellEnd"/>
      <w:r w:rsidRPr="00931E24">
        <w:t>])</w:t>
      </w:r>
    </w:p>
    <w:p w14:paraId="6FA49CF2" w14:textId="77777777" w:rsidR="00931E24" w:rsidRPr="00931E24" w:rsidRDefault="00931E24" w:rsidP="00931E24">
      <w:pPr>
        <w:rPr>
          <w:rFonts w:hint="eastAsia"/>
        </w:rPr>
      </w:pPr>
    </w:p>
    <w:p w14:paraId="1925D29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features = </w:t>
      </w:r>
      <w:proofErr w:type="spellStart"/>
      <w:r w:rsidRPr="00931E24">
        <w:t>np.stack</w:t>
      </w:r>
      <w:proofErr w:type="spellEnd"/>
      <w:r w:rsidRPr="00931E24">
        <w:t>(features)  # (</w:t>
      </w:r>
      <w:proofErr w:type="spellStart"/>
      <w:r w:rsidRPr="00931E24">
        <w:t>num_samples</w:t>
      </w:r>
      <w:proofErr w:type="spellEnd"/>
      <w:r w:rsidRPr="00931E24">
        <w:t xml:space="preserve">, </w:t>
      </w:r>
      <w:proofErr w:type="spellStart"/>
      <w:r w:rsidRPr="00931E24">
        <w:t>time_steps</w:t>
      </w:r>
      <w:proofErr w:type="spellEnd"/>
      <w:r w:rsidRPr="00931E24">
        <w:t xml:space="preserve">, </w:t>
      </w:r>
      <w:proofErr w:type="spellStart"/>
      <w:r w:rsidRPr="00931E24">
        <w:t>feature_dim</w:t>
      </w:r>
      <w:proofErr w:type="spellEnd"/>
      <w:r w:rsidRPr="00931E24">
        <w:t>)</w:t>
      </w:r>
    </w:p>
    <w:p w14:paraId="5B0CF399" w14:textId="77777777" w:rsidR="00931E24" w:rsidRPr="00931E24" w:rsidRDefault="00931E24" w:rsidP="00931E24">
      <w:pPr>
        <w:rPr>
          <w:rFonts w:hint="eastAsia"/>
        </w:rPr>
      </w:pPr>
      <w:r w:rsidRPr="00931E24">
        <w:t xml:space="preserve">targets = </w:t>
      </w:r>
      <w:proofErr w:type="spellStart"/>
      <w:r w:rsidRPr="00931E24">
        <w:t>np.array</w:t>
      </w:r>
      <w:proofErr w:type="spellEnd"/>
      <w:r w:rsidRPr="00931E24">
        <w:t>(targets)    # (</w:t>
      </w:r>
      <w:proofErr w:type="spellStart"/>
      <w:r w:rsidRPr="00931E24">
        <w:t>num_samples</w:t>
      </w:r>
      <w:proofErr w:type="spellEnd"/>
      <w:r w:rsidRPr="00931E24">
        <w:t>,)</w:t>
      </w:r>
    </w:p>
    <w:p w14:paraId="1AEA2161" w14:textId="77777777" w:rsidR="00931E24" w:rsidRPr="00931E24" w:rsidRDefault="00931E24" w:rsidP="00931E24">
      <w:pPr>
        <w:rPr>
          <w:rFonts w:hint="eastAsia"/>
        </w:rPr>
      </w:pPr>
    </w:p>
    <w:p w14:paraId="230F5630" w14:textId="77777777" w:rsidR="00931E24" w:rsidRPr="00931E24" w:rsidRDefault="00931E24" w:rsidP="00931E24">
      <w:pPr>
        <w:rPr>
          <w:rFonts w:hint="eastAsia"/>
        </w:rPr>
      </w:pPr>
      <w:r w:rsidRPr="00931E24">
        <w:t xml:space="preserve"># 转换为 </w:t>
      </w:r>
      <w:proofErr w:type="spellStart"/>
      <w:r w:rsidRPr="00931E24">
        <w:t>PyTorch</w:t>
      </w:r>
      <w:proofErr w:type="spellEnd"/>
      <w:r w:rsidRPr="00931E24">
        <w:t xml:space="preserve"> Tensor</w:t>
      </w:r>
    </w:p>
    <w:p w14:paraId="1E6A4203" w14:textId="77777777" w:rsidR="00931E24" w:rsidRPr="00931E24" w:rsidRDefault="00931E24" w:rsidP="00931E24">
      <w:pPr>
        <w:rPr>
          <w:rFonts w:hint="eastAsia"/>
        </w:rPr>
      </w:pPr>
      <w:r w:rsidRPr="00931E24">
        <w:t xml:space="preserve">X = </w:t>
      </w:r>
      <w:proofErr w:type="spellStart"/>
      <w:r w:rsidRPr="00931E24">
        <w:t>torch.tensor</w:t>
      </w:r>
      <w:proofErr w:type="spellEnd"/>
      <w:r w:rsidRPr="00931E24">
        <w:t xml:space="preserve">(features, </w:t>
      </w:r>
      <w:proofErr w:type="spellStart"/>
      <w:r w:rsidRPr="00931E24">
        <w:t>dtype</w:t>
      </w:r>
      <w:proofErr w:type="spellEnd"/>
      <w:r w:rsidRPr="00931E24">
        <w:t>=torch.float32)</w:t>
      </w:r>
    </w:p>
    <w:p w14:paraId="6D732702" w14:textId="77777777" w:rsidR="00931E24" w:rsidRPr="00931E24" w:rsidRDefault="00931E24" w:rsidP="00931E24">
      <w:pPr>
        <w:rPr>
          <w:rFonts w:hint="eastAsia"/>
        </w:rPr>
      </w:pPr>
      <w:r w:rsidRPr="00931E24">
        <w:t xml:space="preserve">y = </w:t>
      </w:r>
      <w:proofErr w:type="spellStart"/>
      <w:r w:rsidRPr="00931E24">
        <w:t>torch.tensor</w:t>
      </w:r>
      <w:proofErr w:type="spellEnd"/>
      <w:r w:rsidRPr="00931E24">
        <w:t xml:space="preserve">(targets, </w:t>
      </w:r>
      <w:proofErr w:type="spellStart"/>
      <w:r w:rsidRPr="00931E24">
        <w:t>dtype</w:t>
      </w:r>
      <w:proofErr w:type="spellEnd"/>
      <w:r w:rsidRPr="00931E24">
        <w:t>=torch.float32)</w:t>
      </w:r>
    </w:p>
    <w:p w14:paraId="75AC6139" w14:textId="77777777" w:rsidR="00931E24" w:rsidRPr="00931E24" w:rsidRDefault="00931E24" w:rsidP="00931E24">
      <w:pPr>
        <w:rPr>
          <w:rFonts w:hint="eastAsia"/>
        </w:rPr>
      </w:pPr>
    </w:p>
    <w:p w14:paraId="711ABE51" w14:textId="77777777" w:rsidR="00931E24" w:rsidRPr="00931E24" w:rsidRDefault="00931E24" w:rsidP="00931E24">
      <w:pPr>
        <w:rPr>
          <w:rFonts w:hint="eastAsia"/>
        </w:rPr>
      </w:pPr>
      <w:r w:rsidRPr="00931E24">
        <w:t xml:space="preserve">print("Input X shape:", </w:t>
      </w:r>
      <w:proofErr w:type="spellStart"/>
      <w:r w:rsidRPr="00931E24">
        <w:t>X.shape</w:t>
      </w:r>
      <w:proofErr w:type="spellEnd"/>
      <w:r w:rsidRPr="00931E24">
        <w:t>)  # (样本数, 288, 5)</w:t>
      </w:r>
    </w:p>
    <w:p w14:paraId="2A0417F2" w14:textId="77777777" w:rsidR="00931E24" w:rsidRPr="00931E24" w:rsidRDefault="00931E24" w:rsidP="00931E24">
      <w:pPr>
        <w:rPr>
          <w:rFonts w:hint="eastAsia"/>
        </w:rPr>
      </w:pPr>
      <w:r w:rsidRPr="00931E24">
        <w:t xml:space="preserve">print("Target y shape:", </w:t>
      </w:r>
      <w:proofErr w:type="spellStart"/>
      <w:r w:rsidRPr="00931E24">
        <w:t>y.shape</w:t>
      </w:r>
      <w:proofErr w:type="spellEnd"/>
      <w:r w:rsidRPr="00931E24">
        <w:t>)  # (样本数,)</w:t>
      </w:r>
    </w:p>
    <w:p w14:paraId="7A1775C1" w14:textId="77777777" w:rsidR="00931E24" w:rsidRPr="00931E24" w:rsidRDefault="00000000" w:rsidP="00931E24">
      <w:pPr>
        <w:rPr>
          <w:rFonts w:hint="eastAsia"/>
        </w:rPr>
      </w:pPr>
      <w:r>
        <w:pict w14:anchorId="04D35ECE">
          <v:rect id="_x0000_i1135" style="width:0;height:1.5pt" o:hralign="center" o:hrstd="t" o:hr="t" fillcolor="#a0a0a0" stroked="f"/>
        </w:pict>
      </w:r>
    </w:p>
    <w:p w14:paraId="710D5AF5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🧠</w:t>
      </w:r>
      <w:r w:rsidRPr="00931E24">
        <w:rPr>
          <w:b/>
          <w:bCs/>
        </w:rPr>
        <w:t xml:space="preserve"> 可扩展的特征思路：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385"/>
      </w:tblGrid>
      <w:tr w:rsidR="00931E24" w:rsidRPr="00931E24" w14:paraId="23219829" w14:textId="77777777" w:rsidTr="00931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74DEF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特征名称</w:t>
            </w:r>
          </w:p>
        </w:tc>
        <w:tc>
          <w:tcPr>
            <w:tcW w:w="0" w:type="auto"/>
            <w:vAlign w:val="center"/>
            <w:hideMark/>
          </w:tcPr>
          <w:p w14:paraId="1E259714" w14:textId="77777777" w:rsidR="00931E24" w:rsidRPr="00931E24" w:rsidRDefault="00931E24" w:rsidP="00931E24">
            <w:pPr>
              <w:rPr>
                <w:rFonts w:hint="eastAsia"/>
                <w:b/>
                <w:bCs/>
              </w:rPr>
            </w:pPr>
            <w:r w:rsidRPr="00931E24">
              <w:rPr>
                <w:b/>
                <w:bCs/>
              </w:rPr>
              <w:t>描述</w:t>
            </w:r>
          </w:p>
        </w:tc>
      </w:tr>
      <w:tr w:rsidR="00931E24" w:rsidRPr="00931E24" w14:paraId="429AFC7F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11B8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value</w:t>
            </w:r>
          </w:p>
        </w:tc>
        <w:tc>
          <w:tcPr>
            <w:tcW w:w="0" w:type="auto"/>
            <w:vAlign w:val="center"/>
            <w:hideMark/>
          </w:tcPr>
          <w:p w14:paraId="07CF9BDC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当前值</w:t>
            </w:r>
          </w:p>
        </w:tc>
      </w:tr>
      <w:tr w:rsidR="00931E24" w:rsidRPr="00931E24" w14:paraId="3D3E9545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91B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hour, weekday</w:t>
            </w:r>
          </w:p>
        </w:tc>
        <w:tc>
          <w:tcPr>
            <w:tcW w:w="0" w:type="auto"/>
            <w:vAlign w:val="center"/>
            <w:hideMark/>
          </w:tcPr>
          <w:p w14:paraId="6C2E09E5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时间特征</w:t>
            </w:r>
          </w:p>
        </w:tc>
      </w:tr>
      <w:tr w:rsidR="00931E24" w:rsidRPr="00931E24" w14:paraId="6DAB6087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44E" w14:textId="77777777" w:rsidR="00931E24" w:rsidRPr="00931E24" w:rsidRDefault="00931E24" w:rsidP="00931E24">
            <w:pPr>
              <w:rPr>
                <w:rFonts w:hint="eastAsia"/>
              </w:rPr>
            </w:pPr>
            <w:proofErr w:type="spellStart"/>
            <w:r w:rsidRPr="00931E24">
              <w:t>prev_day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BFED0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前一天相同时间</w:t>
            </w:r>
          </w:p>
        </w:tc>
      </w:tr>
      <w:tr w:rsidR="00931E24" w:rsidRPr="00931E24" w14:paraId="696385CA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1B9E" w14:textId="77777777" w:rsidR="00931E24" w:rsidRPr="00931E24" w:rsidRDefault="00931E24" w:rsidP="00931E24">
            <w:pPr>
              <w:rPr>
                <w:rFonts w:hint="eastAsia"/>
              </w:rPr>
            </w:pPr>
            <w:proofErr w:type="spellStart"/>
            <w:r w:rsidRPr="00931E24">
              <w:t>prev_week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770EA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前一周相同时间</w:t>
            </w:r>
          </w:p>
        </w:tc>
      </w:tr>
      <w:tr w:rsidR="00931E24" w:rsidRPr="00931E24" w14:paraId="642FC0DC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8CD9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滚动均值/方差等</w:t>
            </w:r>
          </w:p>
        </w:tc>
        <w:tc>
          <w:tcPr>
            <w:tcW w:w="0" w:type="auto"/>
            <w:vAlign w:val="center"/>
            <w:hideMark/>
          </w:tcPr>
          <w:p w14:paraId="57F81AFA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可加入窗口统计特征</w:t>
            </w:r>
          </w:p>
        </w:tc>
      </w:tr>
      <w:tr w:rsidR="00931E24" w:rsidRPr="00931E24" w14:paraId="29538C09" w14:textId="77777777" w:rsidTr="00931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A22C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是否节假日等</w:t>
            </w:r>
          </w:p>
        </w:tc>
        <w:tc>
          <w:tcPr>
            <w:tcW w:w="0" w:type="auto"/>
            <w:vAlign w:val="center"/>
            <w:hideMark/>
          </w:tcPr>
          <w:p w14:paraId="74883B30" w14:textId="77777777" w:rsidR="00931E24" w:rsidRPr="00931E24" w:rsidRDefault="00931E24" w:rsidP="00931E24">
            <w:pPr>
              <w:rPr>
                <w:rFonts w:hint="eastAsia"/>
              </w:rPr>
            </w:pPr>
            <w:r w:rsidRPr="00931E24">
              <w:t>可加静态特征，拼接使用</w:t>
            </w:r>
          </w:p>
        </w:tc>
      </w:tr>
    </w:tbl>
    <w:p w14:paraId="053008D2" w14:textId="77777777" w:rsidR="00931E24" w:rsidRPr="00931E24" w:rsidRDefault="00000000" w:rsidP="00931E24">
      <w:pPr>
        <w:rPr>
          <w:rFonts w:hint="eastAsia"/>
        </w:rPr>
      </w:pPr>
      <w:r>
        <w:pict w14:anchorId="3BE8BE9B">
          <v:rect id="_x0000_i1136" style="width:0;height:1.5pt" o:hralign="center" o:hrstd="t" o:hr="t" fillcolor="#a0a0a0" stroked="f"/>
        </w:pict>
      </w:r>
    </w:p>
    <w:p w14:paraId="1ECF01B6" w14:textId="77777777" w:rsidR="00931E24" w:rsidRPr="00931E24" w:rsidRDefault="00931E24" w:rsidP="00931E24">
      <w:pPr>
        <w:rPr>
          <w:rFonts w:hint="eastAsia"/>
          <w:b/>
          <w:bCs/>
        </w:rPr>
      </w:pPr>
      <w:r w:rsidRPr="00931E24">
        <w:rPr>
          <w:rFonts w:ascii="Segoe UI Emoji" w:hAnsi="Segoe UI Emoji" w:cs="Segoe UI Emoji"/>
          <w:b/>
          <w:bCs/>
        </w:rPr>
        <w:t>✅</w:t>
      </w:r>
      <w:r w:rsidRPr="00931E24">
        <w:rPr>
          <w:b/>
          <w:bCs/>
        </w:rPr>
        <w:t xml:space="preserve"> 你可以如何使用这个输入：</w:t>
      </w:r>
    </w:p>
    <w:p w14:paraId="0681570C" w14:textId="77777777" w:rsidR="00931E24" w:rsidRPr="00931E24" w:rsidRDefault="00931E24" w:rsidP="00931E24">
      <w:pPr>
        <w:rPr>
          <w:rFonts w:hint="eastAsia"/>
        </w:rPr>
      </w:pPr>
      <w:r w:rsidRPr="00931E24">
        <w:t># 假设你要构造一个 LSTM 模型</w:t>
      </w:r>
    </w:p>
    <w:p w14:paraId="2AF5161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import </w:t>
      </w:r>
      <w:proofErr w:type="spellStart"/>
      <w:r w:rsidRPr="00931E24">
        <w:t>torch.nn</w:t>
      </w:r>
      <w:proofErr w:type="spellEnd"/>
      <w:r w:rsidRPr="00931E24">
        <w:t xml:space="preserve"> as </w:t>
      </w:r>
      <w:proofErr w:type="spellStart"/>
      <w:r w:rsidRPr="00931E24">
        <w:t>nn</w:t>
      </w:r>
      <w:proofErr w:type="spellEnd"/>
    </w:p>
    <w:p w14:paraId="175E3D90" w14:textId="77777777" w:rsidR="00931E24" w:rsidRPr="00931E24" w:rsidRDefault="00931E24" w:rsidP="00931E24">
      <w:pPr>
        <w:rPr>
          <w:rFonts w:hint="eastAsia"/>
        </w:rPr>
      </w:pPr>
    </w:p>
    <w:p w14:paraId="156C8DC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class </w:t>
      </w:r>
      <w:proofErr w:type="spellStart"/>
      <w:r w:rsidRPr="00931E24">
        <w:t>LSTMForecast</w:t>
      </w:r>
      <w:proofErr w:type="spellEnd"/>
      <w:r w:rsidRPr="00931E24">
        <w:t>(</w:t>
      </w:r>
      <w:proofErr w:type="spellStart"/>
      <w:r w:rsidRPr="00931E24">
        <w:t>nn.Module</w:t>
      </w:r>
      <w:proofErr w:type="spellEnd"/>
      <w:r w:rsidRPr="00931E24">
        <w:t>):</w:t>
      </w:r>
    </w:p>
    <w:p w14:paraId="00883502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def __</w:t>
      </w:r>
      <w:proofErr w:type="spellStart"/>
      <w:r w:rsidRPr="00931E24">
        <w:t>init</w:t>
      </w:r>
      <w:proofErr w:type="spellEnd"/>
      <w:r w:rsidRPr="00931E24">
        <w:t xml:space="preserve">__(self, </w:t>
      </w:r>
      <w:proofErr w:type="spellStart"/>
      <w:r w:rsidRPr="00931E24">
        <w:t>input_size</w:t>
      </w:r>
      <w:proofErr w:type="spellEnd"/>
      <w:r w:rsidRPr="00931E24">
        <w:t xml:space="preserve">, </w:t>
      </w:r>
      <w:proofErr w:type="spellStart"/>
      <w:r w:rsidRPr="00931E24">
        <w:t>hidden_size</w:t>
      </w:r>
      <w:proofErr w:type="spellEnd"/>
      <w:r w:rsidRPr="00931E24">
        <w:t xml:space="preserve">, </w:t>
      </w:r>
      <w:proofErr w:type="spellStart"/>
      <w:r w:rsidRPr="00931E24">
        <w:t>output_size</w:t>
      </w:r>
      <w:proofErr w:type="spellEnd"/>
      <w:r w:rsidRPr="00931E24">
        <w:t>=1):</w:t>
      </w:r>
    </w:p>
    <w:p w14:paraId="0466512A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super().__</w:t>
      </w:r>
      <w:proofErr w:type="spellStart"/>
      <w:r w:rsidRPr="00931E24">
        <w:t>init</w:t>
      </w:r>
      <w:proofErr w:type="spellEnd"/>
      <w:r w:rsidRPr="00931E24">
        <w:t>__()</w:t>
      </w:r>
    </w:p>
    <w:p w14:paraId="64447E04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</w:t>
      </w:r>
      <w:proofErr w:type="spellStart"/>
      <w:r w:rsidRPr="00931E24">
        <w:t>self.lstm</w:t>
      </w:r>
      <w:proofErr w:type="spellEnd"/>
      <w:r w:rsidRPr="00931E24">
        <w:t xml:space="preserve"> = </w:t>
      </w:r>
      <w:proofErr w:type="spellStart"/>
      <w:r w:rsidRPr="00931E24">
        <w:t>nn.LSTM</w:t>
      </w:r>
      <w:proofErr w:type="spellEnd"/>
      <w:r w:rsidRPr="00931E24">
        <w:t>(</w:t>
      </w:r>
      <w:proofErr w:type="spellStart"/>
      <w:r w:rsidRPr="00931E24">
        <w:t>input_size</w:t>
      </w:r>
      <w:proofErr w:type="spellEnd"/>
      <w:r w:rsidRPr="00931E24">
        <w:t>=</w:t>
      </w:r>
      <w:proofErr w:type="spellStart"/>
      <w:r w:rsidRPr="00931E24">
        <w:t>input_size</w:t>
      </w:r>
      <w:proofErr w:type="spellEnd"/>
      <w:r w:rsidRPr="00931E24">
        <w:t xml:space="preserve">, </w:t>
      </w:r>
      <w:proofErr w:type="spellStart"/>
      <w:r w:rsidRPr="00931E24">
        <w:t>hidden_size</w:t>
      </w:r>
      <w:proofErr w:type="spellEnd"/>
      <w:r w:rsidRPr="00931E24">
        <w:t>=</w:t>
      </w:r>
      <w:proofErr w:type="spellStart"/>
      <w:r w:rsidRPr="00931E24">
        <w:t>hidden_size</w:t>
      </w:r>
      <w:proofErr w:type="spellEnd"/>
      <w:r w:rsidRPr="00931E24">
        <w:t xml:space="preserve">, </w:t>
      </w:r>
      <w:proofErr w:type="spellStart"/>
      <w:r w:rsidRPr="00931E24">
        <w:t>batch_first</w:t>
      </w:r>
      <w:proofErr w:type="spellEnd"/>
      <w:r w:rsidRPr="00931E24">
        <w:t>=True)</w:t>
      </w:r>
    </w:p>
    <w:p w14:paraId="32A348E9" w14:textId="77777777" w:rsidR="00931E24" w:rsidRPr="00931E24" w:rsidRDefault="00931E24" w:rsidP="00931E24">
      <w:pPr>
        <w:rPr>
          <w:rFonts w:hint="eastAsia"/>
        </w:rPr>
      </w:pPr>
      <w:r w:rsidRPr="00931E24">
        <w:lastRenderedPageBreak/>
        <w:t xml:space="preserve">        </w:t>
      </w:r>
      <w:proofErr w:type="spellStart"/>
      <w:r w:rsidRPr="00931E24">
        <w:t>self.fc</w:t>
      </w:r>
      <w:proofErr w:type="spellEnd"/>
      <w:r w:rsidRPr="00931E24">
        <w:t xml:space="preserve"> = </w:t>
      </w:r>
      <w:proofErr w:type="spellStart"/>
      <w:r w:rsidRPr="00931E24">
        <w:t>nn.Linear</w:t>
      </w:r>
      <w:proofErr w:type="spellEnd"/>
      <w:r w:rsidRPr="00931E24">
        <w:t>(</w:t>
      </w:r>
      <w:proofErr w:type="spellStart"/>
      <w:r w:rsidRPr="00931E24">
        <w:t>hidden_size</w:t>
      </w:r>
      <w:proofErr w:type="spellEnd"/>
      <w:r w:rsidRPr="00931E24">
        <w:t xml:space="preserve">, </w:t>
      </w:r>
      <w:proofErr w:type="spellStart"/>
      <w:r w:rsidRPr="00931E24">
        <w:t>output_size</w:t>
      </w:r>
      <w:proofErr w:type="spellEnd"/>
      <w:r w:rsidRPr="00931E24">
        <w:t>)</w:t>
      </w:r>
    </w:p>
    <w:p w14:paraId="3D30EAFC" w14:textId="77777777" w:rsidR="00931E24" w:rsidRPr="00931E24" w:rsidRDefault="00931E24" w:rsidP="00931E24">
      <w:pPr>
        <w:rPr>
          <w:rFonts w:hint="eastAsia"/>
        </w:rPr>
      </w:pPr>
    </w:p>
    <w:p w14:paraId="18B3A54F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def forward(self, x):</w:t>
      </w:r>
    </w:p>
    <w:p w14:paraId="3ED9806C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out, _ = </w:t>
      </w:r>
      <w:proofErr w:type="spellStart"/>
      <w:r w:rsidRPr="00931E24">
        <w:t>self.lstm</w:t>
      </w:r>
      <w:proofErr w:type="spellEnd"/>
      <w:r w:rsidRPr="00931E24">
        <w:t>(x)</w:t>
      </w:r>
    </w:p>
    <w:p w14:paraId="392075F8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out = out[:, -1, :]  # 只取最后一个时间步的输出</w:t>
      </w:r>
    </w:p>
    <w:p w14:paraId="2D5A708E" w14:textId="77777777" w:rsidR="00931E24" w:rsidRPr="00931E24" w:rsidRDefault="00931E24" w:rsidP="00931E24">
      <w:pPr>
        <w:rPr>
          <w:rFonts w:hint="eastAsia"/>
        </w:rPr>
      </w:pPr>
      <w:r w:rsidRPr="00931E24">
        <w:t xml:space="preserve">        return </w:t>
      </w:r>
      <w:proofErr w:type="spellStart"/>
      <w:r w:rsidRPr="00931E24">
        <w:t>self.fc</w:t>
      </w:r>
      <w:proofErr w:type="spellEnd"/>
      <w:r w:rsidRPr="00931E24">
        <w:t>(out)</w:t>
      </w:r>
    </w:p>
    <w:p w14:paraId="019CB9AD" w14:textId="77777777" w:rsidR="00931E24" w:rsidRPr="00931E24" w:rsidRDefault="00931E24" w:rsidP="00931E24">
      <w:pPr>
        <w:rPr>
          <w:rFonts w:hint="eastAsia"/>
        </w:rPr>
      </w:pPr>
    </w:p>
    <w:p w14:paraId="748BDD43" w14:textId="77777777" w:rsidR="00931E24" w:rsidRPr="00931E24" w:rsidRDefault="00931E24" w:rsidP="00931E24">
      <w:pPr>
        <w:rPr>
          <w:rFonts w:hint="eastAsia"/>
        </w:rPr>
      </w:pPr>
      <w:r w:rsidRPr="00931E24">
        <w:t xml:space="preserve">model = </w:t>
      </w:r>
      <w:proofErr w:type="spellStart"/>
      <w:r w:rsidRPr="00931E24">
        <w:t>LSTMForecast</w:t>
      </w:r>
      <w:proofErr w:type="spellEnd"/>
      <w:r w:rsidRPr="00931E24">
        <w:t>(</w:t>
      </w:r>
      <w:proofErr w:type="spellStart"/>
      <w:r w:rsidRPr="00931E24">
        <w:t>input_size</w:t>
      </w:r>
      <w:proofErr w:type="spellEnd"/>
      <w:r w:rsidRPr="00931E24">
        <w:t xml:space="preserve">=5, </w:t>
      </w:r>
      <w:proofErr w:type="spellStart"/>
      <w:r w:rsidRPr="00931E24">
        <w:t>hidden_size</w:t>
      </w:r>
      <w:proofErr w:type="spellEnd"/>
      <w:r w:rsidRPr="00931E24">
        <w:t>=64)</w:t>
      </w:r>
    </w:p>
    <w:p w14:paraId="34B4551E" w14:textId="77777777" w:rsidR="00931E24" w:rsidRPr="00931E24" w:rsidRDefault="00931E24" w:rsidP="00931E24">
      <w:pPr>
        <w:rPr>
          <w:rFonts w:hint="eastAsia"/>
        </w:rPr>
      </w:pPr>
      <w:r w:rsidRPr="00931E24">
        <w:t>output = model(X)  # 输出形状: (</w:t>
      </w:r>
      <w:proofErr w:type="spellStart"/>
      <w:r w:rsidRPr="00931E24">
        <w:t>batch_size</w:t>
      </w:r>
      <w:proofErr w:type="spellEnd"/>
      <w:r w:rsidRPr="00931E24">
        <w:t>, 1)</w:t>
      </w:r>
    </w:p>
    <w:p w14:paraId="053235FF" w14:textId="77777777" w:rsidR="00931E24" w:rsidRPr="00931E24" w:rsidRDefault="00000000" w:rsidP="00931E24">
      <w:pPr>
        <w:rPr>
          <w:rFonts w:hint="eastAsia"/>
        </w:rPr>
      </w:pPr>
      <w:r>
        <w:pict w14:anchorId="6AE51BDE">
          <v:rect id="_x0000_i1137" style="width:0;height:1.5pt" o:hralign="center" o:hrstd="t" o:hr="t" fillcolor="#a0a0a0" stroked="f"/>
        </w:pict>
      </w:r>
    </w:p>
    <w:p w14:paraId="724E1FCC" w14:textId="77777777" w:rsidR="00931E24" w:rsidRPr="00931E24" w:rsidRDefault="00931E24" w:rsidP="00931E24">
      <w:pPr>
        <w:rPr>
          <w:rFonts w:hint="eastAsia"/>
        </w:rPr>
      </w:pPr>
      <w:r w:rsidRPr="00931E24">
        <w:t>如果你要做多步预测（例如预测未来 24 步），可以：</w:t>
      </w:r>
    </w:p>
    <w:p w14:paraId="3A26BCBC" w14:textId="77777777" w:rsidR="00931E24" w:rsidRPr="00931E24" w:rsidRDefault="00931E24" w:rsidP="00931E24">
      <w:pPr>
        <w:numPr>
          <w:ilvl w:val="0"/>
          <w:numId w:val="62"/>
        </w:numPr>
        <w:rPr>
          <w:rFonts w:hint="eastAsia"/>
        </w:rPr>
      </w:pPr>
      <w:r w:rsidRPr="00931E24">
        <w:t xml:space="preserve">把 targets 换成 </w:t>
      </w:r>
      <w:proofErr w:type="spellStart"/>
      <w:r w:rsidRPr="00931E24">
        <w:t>window_size</w:t>
      </w:r>
      <w:proofErr w:type="spellEnd"/>
      <w:r w:rsidRPr="00931E24">
        <w:t xml:space="preserve"> + horizon 的滑动目标</w:t>
      </w:r>
    </w:p>
    <w:p w14:paraId="7B235A3A" w14:textId="77777777" w:rsidR="00931E24" w:rsidRPr="00931E24" w:rsidRDefault="00931E24" w:rsidP="00931E24">
      <w:pPr>
        <w:numPr>
          <w:ilvl w:val="0"/>
          <w:numId w:val="62"/>
        </w:numPr>
        <w:rPr>
          <w:rFonts w:hint="eastAsia"/>
        </w:rPr>
      </w:pPr>
      <w:r w:rsidRPr="00931E24">
        <w:t>或使用 Seq2Seq 架构</w:t>
      </w:r>
    </w:p>
    <w:p w14:paraId="16494C6C" w14:textId="77777777" w:rsidR="00931E24" w:rsidRPr="00931E24" w:rsidRDefault="00000000" w:rsidP="00931E24">
      <w:pPr>
        <w:rPr>
          <w:rFonts w:hint="eastAsia"/>
        </w:rPr>
      </w:pPr>
      <w:r>
        <w:pict w14:anchorId="726B1280">
          <v:rect id="_x0000_i1138" style="width:0;height:1.5pt" o:hralign="center" o:hrstd="t" o:hr="t" fillcolor="#a0a0a0" stroked="f"/>
        </w:pict>
      </w:r>
    </w:p>
    <w:p w14:paraId="15058DB3" w14:textId="77777777" w:rsidR="00931E24" w:rsidRPr="00931E24" w:rsidRDefault="00931E24" w:rsidP="00931E24">
      <w:pPr>
        <w:rPr>
          <w:rFonts w:hint="eastAsia"/>
        </w:rPr>
      </w:pPr>
      <w:r w:rsidRPr="00931E24">
        <w:t>如果你能提供你当前的数据结构或者更多特征细节，我也可以帮你改写成完全适配你需求的结构。是否需要一个多步预测结构的版本？</w:t>
      </w:r>
    </w:p>
    <w:p w14:paraId="36674DBE" w14:textId="77777777" w:rsidR="00931E24" w:rsidRDefault="00931E24"/>
    <w:p w14:paraId="6BC1CCEE" w14:textId="77777777" w:rsidR="00D04C92" w:rsidRDefault="00D04C92"/>
    <w:p w14:paraId="4A1F93E3" w14:textId="77777777" w:rsidR="00D04C92" w:rsidRPr="00D04C92" w:rsidRDefault="00D04C92" w:rsidP="00D04C92">
      <w:r w:rsidRPr="00D04C92">
        <w:t xml:space="preserve">这是一个非常有价值的问题，涉及 </w:t>
      </w:r>
      <w:r w:rsidRPr="00D04C92">
        <w:rPr>
          <w:b/>
          <w:bCs/>
        </w:rPr>
        <w:t>频域建模方法（如FFT）在时间序列预测中的应用边界</w:t>
      </w:r>
      <w:r w:rsidRPr="00D04C92">
        <w:t>。</w:t>
      </w:r>
    </w:p>
    <w:p w14:paraId="38793E7C" w14:textId="77777777" w:rsidR="00D04C92" w:rsidRPr="00D04C92" w:rsidRDefault="00D04C92" w:rsidP="00D04C92">
      <w:r w:rsidRPr="00D04C92">
        <w:pict w14:anchorId="532EECF4">
          <v:rect id="_x0000_i1181" style="width:0;height:1.5pt" o:hralign="center" o:hrstd="t" o:hr="t" fillcolor="#a0a0a0" stroked="f"/>
        </w:pict>
      </w:r>
    </w:p>
    <w:p w14:paraId="1E5EFEC7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✅</w:t>
      </w:r>
      <w:r w:rsidRPr="00D04C92">
        <w:rPr>
          <w:b/>
          <w:bCs/>
        </w:rPr>
        <w:t xml:space="preserve"> 简短回答：</w:t>
      </w:r>
    </w:p>
    <w:p w14:paraId="3D60E911" w14:textId="77777777" w:rsidR="00D04C92" w:rsidRPr="00D04C92" w:rsidRDefault="00D04C92" w:rsidP="00D04C92">
      <w:r w:rsidRPr="00D04C92">
        <w:rPr>
          <w:b/>
          <w:bCs/>
        </w:rPr>
        <w:t>标准的 FFT 本身并不能直接生成未来数据</w:t>
      </w:r>
      <w:r w:rsidRPr="00D04C92">
        <w:t xml:space="preserve">，因为它是一个 </w:t>
      </w:r>
      <w:r w:rsidRPr="00D04C92">
        <w:rPr>
          <w:b/>
          <w:bCs/>
        </w:rPr>
        <w:t>基于有限窗口的频域分析工具</w:t>
      </w:r>
      <w:r w:rsidRPr="00D04C92">
        <w:t xml:space="preserve">，只能在所提供的时间窗口内对信号进行表示。要用它预测未来，需要进行 </w:t>
      </w:r>
      <w:r w:rsidRPr="00D04C92">
        <w:rPr>
          <w:b/>
          <w:bCs/>
        </w:rPr>
        <w:t>外推（extrapolation）</w:t>
      </w:r>
      <w:r w:rsidRPr="00D04C92">
        <w:t>，这超出了原始FFT的能力范围。</w:t>
      </w:r>
    </w:p>
    <w:p w14:paraId="49DA03AC" w14:textId="77777777" w:rsidR="00D04C92" w:rsidRPr="00D04C92" w:rsidRDefault="00D04C92" w:rsidP="00D04C92">
      <w:r w:rsidRPr="00D04C92">
        <w:t>不过，</w:t>
      </w:r>
      <w:r w:rsidRPr="00D04C92">
        <w:rPr>
          <w:b/>
          <w:bCs/>
        </w:rPr>
        <w:t>你可以基于 FFT 得到的频率成分，对未来进行“拟合外推”</w:t>
      </w:r>
      <w:r w:rsidRPr="00D04C92">
        <w:t>，这相当于构造一个周期函数模型来预测未来。</w:t>
      </w:r>
    </w:p>
    <w:p w14:paraId="4BCBB6CC" w14:textId="77777777" w:rsidR="00D04C92" w:rsidRPr="00D04C92" w:rsidRDefault="00D04C92" w:rsidP="00D04C92">
      <w:r w:rsidRPr="00D04C92">
        <w:pict w14:anchorId="4A4527C1">
          <v:rect id="_x0000_i1182" style="width:0;height:1.5pt" o:hralign="center" o:hrstd="t" o:hr="t" fillcolor="#a0a0a0" stroked="f"/>
        </w:pict>
      </w:r>
    </w:p>
    <w:p w14:paraId="61309DBA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🧠</w:t>
      </w:r>
      <w:r w:rsidRPr="00D04C92">
        <w:rPr>
          <w:b/>
          <w:bCs/>
        </w:rPr>
        <w:t xml:space="preserve"> 原理解析</w:t>
      </w:r>
    </w:p>
    <w:p w14:paraId="211FDECF" w14:textId="77777777" w:rsidR="00D04C92" w:rsidRPr="00D04C92" w:rsidRDefault="00D04C92" w:rsidP="00D04C92">
      <w:r w:rsidRPr="00D04C92">
        <w:t xml:space="preserve">FFT 是将时间序列 x(t)x(t) 表示为一组 </w:t>
      </w:r>
      <w:r w:rsidRPr="00D04C92">
        <w:rPr>
          <w:b/>
          <w:bCs/>
        </w:rPr>
        <w:t>正弦波的加权和</w:t>
      </w:r>
      <w:r w:rsidRPr="00D04C92">
        <w:t>：</w:t>
      </w:r>
    </w:p>
    <w:p w14:paraId="5EB376CD" w14:textId="77777777" w:rsidR="00D04C92" w:rsidRPr="00D04C92" w:rsidRDefault="00D04C92" w:rsidP="00D04C92">
      <w:r w:rsidRPr="00D04C92">
        <w:t>x(t)≈∑k=0N</w:t>
      </w:r>
      <w:r w:rsidRPr="00D04C92">
        <w:rPr>
          <w:rFonts w:ascii="Cambria Math" w:hAnsi="Cambria Math" w:cs="Cambria Math"/>
        </w:rPr>
        <w:t>−</w:t>
      </w:r>
      <w:r w:rsidRPr="00D04C92">
        <w:t>1Akcos</w:t>
      </w:r>
      <w:r w:rsidRPr="00D04C92">
        <w:rPr>
          <w:rFonts w:ascii="Cambria Math" w:hAnsi="Cambria Math" w:cs="Cambria Math"/>
        </w:rPr>
        <w:t>⁡</w:t>
      </w:r>
      <w:r w:rsidRPr="00D04C92">
        <w:t>(</w:t>
      </w:r>
      <w:r w:rsidRPr="00D04C92">
        <w:rPr>
          <w:rFonts w:ascii="等线" w:eastAsia="等线" w:hAnsi="等线" w:cs="等线" w:hint="eastAsia"/>
        </w:rPr>
        <w:t>ω</w:t>
      </w:r>
      <w:proofErr w:type="spellStart"/>
      <w:r w:rsidRPr="00D04C92">
        <w:t>kt+</w:t>
      </w:r>
      <w:r w:rsidRPr="00D04C92">
        <w:rPr>
          <w:rFonts w:ascii="Cambria" w:hAnsi="Cambria" w:cs="Cambria"/>
        </w:rPr>
        <w:t>ϕ</w:t>
      </w:r>
      <w:r w:rsidRPr="00D04C92">
        <w:t>k</w:t>
      </w:r>
      <w:proofErr w:type="spellEnd"/>
      <w:r w:rsidRPr="00D04C92">
        <w:t>)x(t) \</w:t>
      </w:r>
      <w:proofErr w:type="spellStart"/>
      <w:r w:rsidRPr="00D04C92">
        <w:t>approx</w:t>
      </w:r>
      <w:proofErr w:type="spellEnd"/>
      <w:r w:rsidRPr="00D04C92">
        <w:t xml:space="preserve"> \sum_{k=0}^{N-1} </w:t>
      </w:r>
      <w:proofErr w:type="spellStart"/>
      <w:r w:rsidRPr="00D04C92">
        <w:t>A_k</w:t>
      </w:r>
      <w:proofErr w:type="spellEnd"/>
      <w:r w:rsidRPr="00D04C92">
        <w:t xml:space="preserve"> \cos(\</w:t>
      </w:r>
      <w:proofErr w:type="spellStart"/>
      <w:r w:rsidRPr="00D04C92">
        <w:t>omega_k</w:t>
      </w:r>
      <w:proofErr w:type="spellEnd"/>
      <w:r w:rsidRPr="00D04C92">
        <w:t xml:space="preserve"> t + \</w:t>
      </w:r>
      <w:proofErr w:type="spellStart"/>
      <w:r w:rsidRPr="00D04C92">
        <w:t>phi_k</w:t>
      </w:r>
      <w:proofErr w:type="spellEnd"/>
      <w:r w:rsidRPr="00D04C92">
        <w:t xml:space="preserve">) </w:t>
      </w:r>
    </w:p>
    <w:p w14:paraId="25E17AE1" w14:textId="77777777" w:rsidR="00D04C92" w:rsidRPr="00D04C92" w:rsidRDefault="00D04C92" w:rsidP="00D04C92">
      <w:r w:rsidRPr="00D04C92">
        <w:t>你可以理解成：FFT 得到了一组频率、幅度和相位，可以还原到你当前的时间窗口。</w:t>
      </w:r>
      <w:r w:rsidRPr="00D04C92">
        <w:br/>
        <w:t xml:space="preserve">若你假设 </w:t>
      </w:r>
      <w:r w:rsidRPr="00D04C92">
        <w:rPr>
          <w:b/>
          <w:bCs/>
        </w:rPr>
        <w:t>这些频率成分在未来也保持稳定</w:t>
      </w:r>
      <w:r w:rsidRPr="00D04C92">
        <w:t>（即序列是周期性或准周期性），你就可以把这些频率项继续“延长”到未来。</w:t>
      </w:r>
    </w:p>
    <w:p w14:paraId="5633CC80" w14:textId="77777777" w:rsidR="00D04C92" w:rsidRPr="00D04C92" w:rsidRDefault="00D04C92" w:rsidP="00D04C92">
      <w:r w:rsidRPr="00D04C92">
        <w:pict w14:anchorId="5A12EC28">
          <v:rect id="_x0000_i1183" style="width:0;height:1.5pt" o:hralign="center" o:hrstd="t" o:hr="t" fillcolor="#a0a0a0" stroked="f"/>
        </w:pict>
      </w:r>
    </w:p>
    <w:p w14:paraId="1C391E46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✅</w:t>
      </w:r>
      <w:r w:rsidRPr="00D04C92">
        <w:rPr>
          <w:b/>
          <w:bCs/>
        </w:rPr>
        <w:t xml:space="preserve"> 如何用 FFT 外推未来数据（生成未来10点）</w:t>
      </w:r>
    </w:p>
    <w:p w14:paraId="564B19C0" w14:textId="77777777" w:rsidR="00D04C92" w:rsidRPr="00D04C92" w:rsidRDefault="00D04C92" w:rsidP="00D04C92">
      <w:r w:rsidRPr="00D04C92">
        <w:t>步骤如下：</w:t>
      </w:r>
    </w:p>
    <w:p w14:paraId="1A27CF0B" w14:textId="77777777" w:rsidR="00D04C92" w:rsidRPr="00D04C92" w:rsidRDefault="00D04C92" w:rsidP="00D04C92">
      <w:pPr>
        <w:numPr>
          <w:ilvl w:val="0"/>
          <w:numId w:val="63"/>
        </w:numPr>
      </w:pPr>
      <w:r w:rsidRPr="00D04C92">
        <w:rPr>
          <w:b/>
          <w:bCs/>
        </w:rPr>
        <w:t>选择一个固定长度的历史窗口</w:t>
      </w:r>
      <w:r w:rsidRPr="00D04C92">
        <w:t>，例如最近512个点。</w:t>
      </w:r>
    </w:p>
    <w:p w14:paraId="043E88E1" w14:textId="77777777" w:rsidR="00D04C92" w:rsidRPr="00D04C92" w:rsidRDefault="00D04C92" w:rsidP="00D04C92">
      <w:pPr>
        <w:numPr>
          <w:ilvl w:val="0"/>
          <w:numId w:val="63"/>
        </w:numPr>
      </w:pPr>
      <w:r w:rsidRPr="00D04C92">
        <w:rPr>
          <w:b/>
          <w:bCs/>
        </w:rPr>
        <w:t>对窗口内数据进行 FFT 分解</w:t>
      </w:r>
      <w:r w:rsidRPr="00D04C92">
        <w:t xml:space="preserve">，得到复数频谱 </w:t>
      </w:r>
      <w:proofErr w:type="spellStart"/>
      <w:r w:rsidRPr="00D04C92">
        <w:t>XkX_k</w:t>
      </w:r>
      <w:proofErr w:type="spellEnd"/>
      <w:r w:rsidRPr="00D04C92">
        <w:t>。</w:t>
      </w:r>
    </w:p>
    <w:p w14:paraId="6E15D5D6" w14:textId="77777777" w:rsidR="00D04C92" w:rsidRPr="00D04C92" w:rsidRDefault="00D04C92" w:rsidP="00D04C92">
      <w:pPr>
        <w:numPr>
          <w:ilvl w:val="0"/>
          <w:numId w:val="63"/>
        </w:numPr>
      </w:pPr>
      <w:r w:rsidRPr="00D04C92">
        <w:rPr>
          <w:b/>
          <w:bCs/>
        </w:rPr>
        <w:t>保留主要频率成分</w:t>
      </w:r>
      <w:r w:rsidRPr="00D04C92">
        <w:t xml:space="preserve">（比如前10个非零频率），提取其幅值 AkA_k、频率 </w:t>
      </w:r>
      <w:proofErr w:type="spellStart"/>
      <w:r w:rsidRPr="00D04C92">
        <w:t>ωk</w:t>
      </w:r>
      <w:proofErr w:type="spellEnd"/>
      <w:r w:rsidRPr="00D04C92">
        <w:t>\</w:t>
      </w:r>
      <w:proofErr w:type="spellStart"/>
      <w:r w:rsidRPr="00D04C92">
        <w:t>omega_k</w:t>
      </w:r>
      <w:proofErr w:type="spellEnd"/>
      <w:r w:rsidRPr="00D04C92">
        <w:t xml:space="preserve"> 和相位 </w:t>
      </w:r>
      <w:proofErr w:type="spellStart"/>
      <w:r w:rsidRPr="00D04C92">
        <w:rPr>
          <w:rFonts w:ascii="Cambria" w:hAnsi="Cambria" w:cs="Cambria"/>
        </w:rPr>
        <w:t>ϕ</w:t>
      </w:r>
      <w:r w:rsidRPr="00D04C92">
        <w:t>k</w:t>
      </w:r>
      <w:proofErr w:type="spellEnd"/>
      <w:r w:rsidRPr="00D04C92">
        <w:t>\</w:t>
      </w:r>
      <w:proofErr w:type="spellStart"/>
      <w:r w:rsidRPr="00D04C92">
        <w:t>phi_k</w:t>
      </w:r>
      <w:proofErr w:type="spellEnd"/>
      <w:r w:rsidRPr="00D04C92">
        <w:t>。</w:t>
      </w:r>
    </w:p>
    <w:p w14:paraId="56B95220" w14:textId="77777777" w:rsidR="00D04C92" w:rsidRPr="00D04C92" w:rsidRDefault="00D04C92" w:rsidP="00D04C92">
      <w:pPr>
        <w:numPr>
          <w:ilvl w:val="0"/>
          <w:numId w:val="63"/>
        </w:numPr>
      </w:pPr>
      <w:r w:rsidRPr="00D04C92">
        <w:rPr>
          <w:b/>
          <w:bCs/>
        </w:rPr>
        <w:t>构造预测模型</w:t>
      </w:r>
      <w:r w:rsidRPr="00D04C92">
        <w:t>：</w:t>
      </w:r>
    </w:p>
    <w:p w14:paraId="1E90784F" w14:textId="77777777" w:rsidR="00D04C92" w:rsidRPr="00D04C92" w:rsidRDefault="00D04C92" w:rsidP="00D04C92">
      <w:r w:rsidRPr="00D04C92">
        <w:t>x^(t)=∑k=1KAkcos</w:t>
      </w:r>
      <w:r w:rsidRPr="00D04C92">
        <w:rPr>
          <w:rFonts w:ascii="Cambria Math" w:hAnsi="Cambria Math" w:cs="Cambria Math"/>
        </w:rPr>
        <w:t>⁡</w:t>
      </w:r>
      <w:r w:rsidRPr="00D04C92">
        <w:t>(</w:t>
      </w:r>
      <w:r w:rsidRPr="00D04C92">
        <w:rPr>
          <w:rFonts w:ascii="等线" w:eastAsia="等线" w:hAnsi="等线" w:cs="等线" w:hint="eastAsia"/>
        </w:rPr>
        <w:t>ω</w:t>
      </w:r>
      <w:proofErr w:type="spellStart"/>
      <w:r w:rsidRPr="00D04C92">
        <w:t>kt+</w:t>
      </w:r>
      <w:r w:rsidRPr="00D04C92">
        <w:rPr>
          <w:rFonts w:ascii="Cambria" w:hAnsi="Cambria" w:cs="Cambria"/>
        </w:rPr>
        <w:t>ϕ</w:t>
      </w:r>
      <w:r w:rsidRPr="00D04C92">
        <w:t>k</w:t>
      </w:r>
      <w:proofErr w:type="spellEnd"/>
      <w:r w:rsidRPr="00D04C92">
        <w:t xml:space="preserve">),t&gt;N\hat{x}(t) = \sum_{k=1}^{K} </w:t>
      </w:r>
      <w:proofErr w:type="spellStart"/>
      <w:r w:rsidRPr="00D04C92">
        <w:t>A_k</w:t>
      </w:r>
      <w:proofErr w:type="spellEnd"/>
      <w:r w:rsidRPr="00D04C92">
        <w:t xml:space="preserve"> \cos(\</w:t>
      </w:r>
      <w:proofErr w:type="spellStart"/>
      <w:r w:rsidRPr="00D04C92">
        <w:t>omega_k</w:t>
      </w:r>
      <w:proofErr w:type="spellEnd"/>
      <w:r w:rsidRPr="00D04C92">
        <w:t xml:space="preserve"> t + \</w:t>
      </w:r>
      <w:proofErr w:type="spellStart"/>
      <w:r w:rsidRPr="00D04C92">
        <w:t>phi_k</w:t>
      </w:r>
      <w:proofErr w:type="spellEnd"/>
      <w:r w:rsidRPr="00D04C92">
        <w:t xml:space="preserve">), \quad t &gt; N </w:t>
      </w:r>
    </w:p>
    <w:p w14:paraId="27642AA5" w14:textId="77777777" w:rsidR="00D04C92" w:rsidRPr="00D04C92" w:rsidRDefault="00D04C92" w:rsidP="00D04C92">
      <w:pPr>
        <w:numPr>
          <w:ilvl w:val="0"/>
          <w:numId w:val="64"/>
        </w:numPr>
      </w:pPr>
      <w:r w:rsidRPr="00D04C92">
        <w:lastRenderedPageBreak/>
        <w:t>用这个模型计算未来时间点 t=N+1,N+2,…,N+10t = N+1, N+2, \dots, N+10。</w:t>
      </w:r>
    </w:p>
    <w:p w14:paraId="48C4BB68" w14:textId="77777777" w:rsidR="00D04C92" w:rsidRPr="00D04C92" w:rsidRDefault="00D04C92" w:rsidP="00D04C92">
      <w:r w:rsidRPr="00D04C92">
        <w:pict w14:anchorId="22FA9A97">
          <v:rect id="_x0000_i1184" style="width:0;height:1.5pt" o:hralign="center" o:hrstd="t" o:hr="t" fillcolor="#a0a0a0" stroked="f"/>
        </w:pict>
      </w:r>
    </w:p>
    <w:p w14:paraId="3E5658DA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🛠️</w:t>
      </w:r>
      <w:r w:rsidRPr="00D04C92">
        <w:rPr>
          <w:b/>
          <w:bCs/>
        </w:rPr>
        <w:t xml:space="preserve"> 示例代码（Python）</w:t>
      </w:r>
    </w:p>
    <w:p w14:paraId="119B7565" w14:textId="77777777" w:rsidR="00D04C92" w:rsidRPr="00D04C92" w:rsidRDefault="00D04C92" w:rsidP="00D04C92">
      <w:r w:rsidRPr="00D04C92">
        <w:t xml:space="preserve">import </w:t>
      </w:r>
      <w:proofErr w:type="spellStart"/>
      <w:r w:rsidRPr="00D04C92">
        <w:t>numpy</w:t>
      </w:r>
      <w:proofErr w:type="spellEnd"/>
      <w:r w:rsidRPr="00D04C92">
        <w:t xml:space="preserve"> as np</w:t>
      </w:r>
    </w:p>
    <w:p w14:paraId="13F36123" w14:textId="77777777" w:rsidR="00D04C92" w:rsidRPr="00D04C92" w:rsidRDefault="00D04C92" w:rsidP="00D04C92">
      <w:r w:rsidRPr="00D04C92">
        <w:t xml:space="preserve">import </w:t>
      </w:r>
      <w:proofErr w:type="spellStart"/>
      <w:r w:rsidRPr="00D04C92">
        <w:t>matplotlib.pyplot</w:t>
      </w:r>
      <w:proofErr w:type="spellEnd"/>
      <w:r w:rsidRPr="00D04C92">
        <w:t xml:space="preserve"> as </w:t>
      </w:r>
      <w:proofErr w:type="spellStart"/>
      <w:r w:rsidRPr="00D04C92">
        <w:t>plt</w:t>
      </w:r>
      <w:proofErr w:type="spellEnd"/>
    </w:p>
    <w:p w14:paraId="7AE22D17" w14:textId="77777777" w:rsidR="00D04C92" w:rsidRPr="00D04C92" w:rsidRDefault="00D04C92" w:rsidP="00D04C92"/>
    <w:p w14:paraId="51E8C018" w14:textId="77777777" w:rsidR="00D04C92" w:rsidRPr="00D04C92" w:rsidRDefault="00D04C92" w:rsidP="00D04C92">
      <w:r w:rsidRPr="00D04C92">
        <w:t xml:space="preserve">def </w:t>
      </w:r>
      <w:proofErr w:type="spellStart"/>
      <w:r w:rsidRPr="00D04C92">
        <w:t>fft_extrapolation</w:t>
      </w:r>
      <w:proofErr w:type="spellEnd"/>
      <w:r w:rsidRPr="00D04C92">
        <w:t xml:space="preserve">(x, </w:t>
      </w:r>
      <w:proofErr w:type="spellStart"/>
      <w:r w:rsidRPr="00D04C92">
        <w:t>n_predict</w:t>
      </w:r>
      <w:proofErr w:type="spellEnd"/>
      <w:r w:rsidRPr="00D04C92">
        <w:t>):</w:t>
      </w:r>
    </w:p>
    <w:p w14:paraId="691E328E" w14:textId="77777777" w:rsidR="00D04C92" w:rsidRPr="00D04C92" w:rsidRDefault="00D04C92" w:rsidP="00D04C92">
      <w:r w:rsidRPr="00D04C92">
        <w:t xml:space="preserve">    n = </w:t>
      </w:r>
      <w:proofErr w:type="spellStart"/>
      <w:r w:rsidRPr="00D04C92">
        <w:t>len</w:t>
      </w:r>
      <w:proofErr w:type="spellEnd"/>
      <w:r w:rsidRPr="00D04C92">
        <w:t>(x)</w:t>
      </w:r>
    </w:p>
    <w:p w14:paraId="4686699F" w14:textId="77777777" w:rsidR="00D04C92" w:rsidRPr="00D04C92" w:rsidRDefault="00D04C92" w:rsidP="00D04C92">
      <w:r w:rsidRPr="00D04C92">
        <w:t xml:space="preserve">    t = </w:t>
      </w:r>
      <w:proofErr w:type="spellStart"/>
      <w:r w:rsidRPr="00D04C92">
        <w:t>np.arange</w:t>
      </w:r>
      <w:proofErr w:type="spellEnd"/>
      <w:r w:rsidRPr="00D04C92">
        <w:t>(0, n)</w:t>
      </w:r>
    </w:p>
    <w:p w14:paraId="2D8ED227" w14:textId="77777777" w:rsidR="00D04C92" w:rsidRPr="00D04C92" w:rsidRDefault="00D04C92" w:rsidP="00D04C92">
      <w:r w:rsidRPr="00D04C92">
        <w:t xml:space="preserve">    f = </w:t>
      </w:r>
      <w:proofErr w:type="spellStart"/>
      <w:r w:rsidRPr="00D04C92">
        <w:t>np.fft.fft</w:t>
      </w:r>
      <w:proofErr w:type="spellEnd"/>
      <w:r w:rsidRPr="00D04C92">
        <w:t>(x)</w:t>
      </w:r>
    </w:p>
    <w:p w14:paraId="5B20F064" w14:textId="77777777" w:rsidR="00D04C92" w:rsidRPr="00D04C92" w:rsidRDefault="00D04C92" w:rsidP="00D04C92">
      <w:r w:rsidRPr="00D04C92">
        <w:t xml:space="preserve">    frequencies = </w:t>
      </w:r>
      <w:proofErr w:type="spellStart"/>
      <w:r w:rsidRPr="00D04C92">
        <w:t>np.fft.fftfreq</w:t>
      </w:r>
      <w:proofErr w:type="spellEnd"/>
      <w:r w:rsidRPr="00D04C92">
        <w:t>(n)</w:t>
      </w:r>
    </w:p>
    <w:p w14:paraId="19B31E72" w14:textId="77777777" w:rsidR="00D04C92" w:rsidRPr="00D04C92" w:rsidRDefault="00D04C92" w:rsidP="00D04C92"/>
    <w:p w14:paraId="07A3C765" w14:textId="77777777" w:rsidR="00D04C92" w:rsidRPr="00D04C92" w:rsidRDefault="00D04C92" w:rsidP="00D04C92">
      <w:r w:rsidRPr="00D04C92">
        <w:t xml:space="preserve">    # 排序并只保留前k个主频（忽略负频率和高频噪声）</w:t>
      </w:r>
    </w:p>
    <w:p w14:paraId="31252836" w14:textId="77777777" w:rsidR="00D04C92" w:rsidRPr="00D04C92" w:rsidRDefault="00D04C92" w:rsidP="00D04C92">
      <w:r w:rsidRPr="00D04C92">
        <w:t xml:space="preserve">    k = 10</w:t>
      </w:r>
    </w:p>
    <w:p w14:paraId="79847422" w14:textId="77777777" w:rsidR="00D04C92" w:rsidRPr="00D04C92" w:rsidRDefault="00D04C92" w:rsidP="00D04C92">
      <w:r w:rsidRPr="00D04C92">
        <w:t xml:space="preserve">    indexes = </w:t>
      </w:r>
      <w:proofErr w:type="spellStart"/>
      <w:r w:rsidRPr="00D04C92">
        <w:t>np.argsort</w:t>
      </w:r>
      <w:proofErr w:type="spellEnd"/>
      <w:r w:rsidRPr="00D04C92">
        <w:t>(-</w:t>
      </w:r>
      <w:proofErr w:type="spellStart"/>
      <w:r w:rsidRPr="00D04C92">
        <w:t>np.abs</w:t>
      </w:r>
      <w:proofErr w:type="spellEnd"/>
      <w:r w:rsidRPr="00D04C92">
        <w:t>(f))[:k]</w:t>
      </w:r>
    </w:p>
    <w:p w14:paraId="6968385B" w14:textId="77777777" w:rsidR="00D04C92" w:rsidRPr="00D04C92" w:rsidRDefault="00D04C92" w:rsidP="00D04C92"/>
    <w:p w14:paraId="5E46EC93" w14:textId="77777777" w:rsidR="00D04C92" w:rsidRPr="00D04C92" w:rsidRDefault="00D04C92" w:rsidP="00D04C92">
      <w:r w:rsidRPr="00D04C92">
        <w:t xml:space="preserve">    def extrapolate(</w:t>
      </w:r>
      <w:proofErr w:type="spellStart"/>
      <w:r w:rsidRPr="00D04C92">
        <w:t>t_vals</w:t>
      </w:r>
      <w:proofErr w:type="spellEnd"/>
      <w:r w:rsidRPr="00D04C92">
        <w:t>):</w:t>
      </w:r>
    </w:p>
    <w:p w14:paraId="61EEA45C" w14:textId="77777777" w:rsidR="00D04C92" w:rsidRPr="00D04C92" w:rsidRDefault="00D04C92" w:rsidP="00D04C92">
      <w:r w:rsidRPr="00D04C92">
        <w:t xml:space="preserve">        result = </w:t>
      </w:r>
      <w:proofErr w:type="spellStart"/>
      <w:r w:rsidRPr="00D04C92">
        <w:t>np.zeros_like</w:t>
      </w:r>
      <w:proofErr w:type="spellEnd"/>
      <w:r w:rsidRPr="00D04C92">
        <w:t>(</w:t>
      </w:r>
      <w:proofErr w:type="spellStart"/>
      <w:r w:rsidRPr="00D04C92">
        <w:t>t_vals</w:t>
      </w:r>
      <w:proofErr w:type="spellEnd"/>
      <w:r w:rsidRPr="00D04C92">
        <w:t xml:space="preserve">, </w:t>
      </w:r>
      <w:proofErr w:type="spellStart"/>
      <w:r w:rsidRPr="00D04C92">
        <w:t>dtype</w:t>
      </w:r>
      <w:proofErr w:type="spellEnd"/>
      <w:r w:rsidRPr="00D04C92">
        <w:t>=np.float64)</w:t>
      </w:r>
    </w:p>
    <w:p w14:paraId="1B2438E9" w14:textId="77777777" w:rsidR="00D04C92" w:rsidRPr="00D04C92" w:rsidRDefault="00D04C92" w:rsidP="00D04C92">
      <w:r w:rsidRPr="00D04C92">
        <w:t xml:space="preserve">        for </w:t>
      </w:r>
      <w:proofErr w:type="spellStart"/>
      <w:r w:rsidRPr="00D04C92">
        <w:t>i</w:t>
      </w:r>
      <w:proofErr w:type="spellEnd"/>
      <w:r w:rsidRPr="00D04C92">
        <w:t xml:space="preserve"> in indexes:</w:t>
      </w:r>
    </w:p>
    <w:p w14:paraId="57A8142A" w14:textId="77777777" w:rsidR="00D04C92" w:rsidRPr="00D04C92" w:rsidRDefault="00D04C92" w:rsidP="00D04C92">
      <w:r w:rsidRPr="00D04C92">
        <w:t xml:space="preserve">            amplitude = </w:t>
      </w:r>
      <w:proofErr w:type="spellStart"/>
      <w:r w:rsidRPr="00D04C92">
        <w:t>np.abs</w:t>
      </w:r>
      <w:proofErr w:type="spellEnd"/>
      <w:r w:rsidRPr="00D04C92">
        <w:t>(f[</w:t>
      </w:r>
      <w:proofErr w:type="spellStart"/>
      <w:r w:rsidRPr="00D04C92">
        <w:t>i</w:t>
      </w:r>
      <w:proofErr w:type="spellEnd"/>
      <w:r w:rsidRPr="00D04C92">
        <w:t>]) / n</w:t>
      </w:r>
    </w:p>
    <w:p w14:paraId="661A8112" w14:textId="77777777" w:rsidR="00D04C92" w:rsidRPr="00D04C92" w:rsidRDefault="00D04C92" w:rsidP="00D04C92">
      <w:r w:rsidRPr="00D04C92">
        <w:t xml:space="preserve">            phase = </w:t>
      </w:r>
      <w:proofErr w:type="spellStart"/>
      <w:r w:rsidRPr="00D04C92">
        <w:t>np.angle</w:t>
      </w:r>
      <w:proofErr w:type="spellEnd"/>
      <w:r w:rsidRPr="00D04C92">
        <w:t>(f[</w:t>
      </w:r>
      <w:proofErr w:type="spellStart"/>
      <w:r w:rsidRPr="00D04C92">
        <w:t>i</w:t>
      </w:r>
      <w:proofErr w:type="spellEnd"/>
      <w:r w:rsidRPr="00D04C92">
        <w:t>])</w:t>
      </w:r>
    </w:p>
    <w:p w14:paraId="21D68C5F" w14:textId="77777777" w:rsidR="00D04C92" w:rsidRPr="00D04C92" w:rsidRDefault="00D04C92" w:rsidP="00D04C92">
      <w:r w:rsidRPr="00D04C92">
        <w:t xml:space="preserve">            </w:t>
      </w:r>
      <w:proofErr w:type="spellStart"/>
      <w:r w:rsidRPr="00D04C92">
        <w:t>freq</w:t>
      </w:r>
      <w:proofErr w:type="spellEnd"/>
      <w:r w:rsidRPr="00D04C92">
        <w:t xml:space="preserve"> = 2 * </w:t>
      </w:r>
      <w:proofErr w:type="spellStart"/>
      <w:r w:rsidRPr="00D04C92">
        <w:t>np.pi</w:t>
      </w:r>
      <w:proofErr w:type="spellEnd"/>
      <w:r w:rsidRPr="00D04C92">
        <w:t xml:space="preserve"> * frequencies[</w:t>
      </w:r>
      <w:proofErr w:type="spellStart"/>
      <w:r w:rsidRPr="00D04C92">
        <w:t>i</w:t>
      </w:r>
      <w:proofErr w:type="spellEnd"/>
      <w:r w:rsidRPr="00D04C92">
        <w:t>]</w:t>
      </w:r>
    </w:p>
    <w:p w14:paraId="3ED3E384" w14:textId="77777777" w:rsidR="00D04C92" w:rsidRPr="00D04C92" w:rsidRDefault="00D04C92" w:rsidP="00D04C92">
      <w:r w:rsidRPr="00D04C92">
        <w:t xml:space="preserve">            result += amplitude * </w:t>
      </w:r>
      <w:proofErr w:type="spellStart"/>
      <w:r w:rsidRPr="00D04C92">
        <w:t>np.cos</w:t>
      </w:r>
      <w:proofErr w:type="spellEnd"/>
      <w:r w:rsidRPr="00D04C92">
        <w:t>(</w:t>
      </w:r>
      <w:proofErr w:type="spellStart"/>
      <w:r w:rsidRPr="00D04C92">
        <w:t>freq</w:t>
      </w:r>
      <w:proofErr w:type="spellEnd"/>
      <w:r w:rsidRPr="00D04C92">
        <w:t xml:space="preserve"> * </w:t>
      </w:r>
      <w:proofErr w:type="spellStart"/>
      <w:r w:rsidRPr="00D04C92">
        <w:t>t_vals</w:t>
      </w:r>
      <w:proofErr w:type="spellEnd"/>
      <w:r w:rsidRPr="00D04C92">
        <w:t xml:space="preserve"> + phase)</w:t>
      </w:r>
    </w:p>
    <w:p w14:paraId="61CC11F9" w14:textId="77777777" w:rsidR="00D04C92" w:rsidRPr="00D04C92" w:rsidRDefault="00D04C92" w:rsidP="00D04C92">
      <w:r w:rsidRPr="00D04C92">
        <w:t xml:space="preserve">        return result</w:t>
      </w:r>
    </w:p>
    <w:p w14:paraId="6CDA612F" w14:textId="77777777" w:rsidR="00D04C92" w:rsidRPr="00D04C92" w:rsidRDefault="00D04C92" w:rsidP="00D04C92"/>
    <w:p w14:paraId="10CF3F37" w14:textId="77777777" w:rsidR="00D04C92" w:rsidRPr="00D04C92" w:rsidRDefault="00D04C92" w:rsidP="00D04C92">
      <w:r w:rsidRPr="00D04C92">
        <w:t xml:space="preserve">    </w:t>
      </w:r>
      <w:proofErr w:type="spellStart"/>
      <w:r w:rsidRPr="00D04C92">
        <w:t>t_ext</w:t>
      </w:r>
      <w:proofErr w:type="spellEnd"/>
      <w:r w:rsidRPr="00D04C92">
        <w:t xml:space="preserve"> = </w:t>
      </w:r>
      <w:proofErr w:type="spellStart"/>
      <w:r w:rsidRPr="00D04C92">
        <w:t>np.arange</w:t>
      </w:r>
      <w:proofErr w:type="spellEnd"/>
      <w:r w:rsidRPr="00D04C92">
        <w:t xml:space="preserve">(n + </w:t>
      </w:r>
      <w:proofErr w:type="spellStart"/>
      <w:r w:rsidRPr="00D04C92">
        <w:t>n_predict</w:t>
      </w:r>
      <w:proofErr w:type="spellEnd"/>
      <w:r w:rsidRPr="00D04C92">
        <w:t>)</w:t>
      </w:r>
    </w:p>
    <w:p w14:paraId="79B8CD43" w14:textId="77777777" w:rsidR="00D04C92" w:rsidRPr="00D04C92" w:rsidRDefault="00D04C92" w:rsidP="00D04C92">
      <w:r w:rsidRPr="00D04C92">
        <w:t xml:space="preserve">    </w:t>
      </w:r>
      <w:proofErr w:type="spellStart"/>
      <w:r w:rsidRPr="00D04C92">
        <w:t>y_ext</w:t>
      </w:r>
      <w:proofErr w:type="spellEnd"/>
      <w:r w:rsidRPr="00D04C92">
        <w:t xml:space="preserve"> = extrapolate(</w:t>
      </w:r>
      <w:proofErr w:type="spellStart"/>
      <w:r w:rsidRPr="00D04C92">
        <w:t>t_ext</w:t>
      </w:r>
      <w:proofErr w:type="spellEnd"/>
      <w:r w:rsidRPr="00D04C92">
        <w:t>)</w:t>
      </w:r>
    </w:p>
    <w:p w14:paraId="41A76A97" w14:textId="77777777" w:rsidR="00D04C92" w:rsidRPr="00D04C92" w:rsidRDefault="00D04C92" w:rsidP="00D04C92"/>
    <w:p w14:paraId="4EB10862" w14:textId="77777777" w:rsidR="00D04C92" w:rsidRPr="00D04C92" w:rsidRDefault="00D04C92" w:rsidP="00D04C92">
      <w:r w:rsidRPr="00D04C92">
        <w:t xml:space="preserve">    return </w:t>
      </w:r>
      <w:proofErr w:type="spellStart"/>
      <w:r w:rsidRPr="00D04C92">
        <w:t>y_ext</w:t>
      </w:r>
      <w:proofErr w:type="spellEnd"/>
      <w:r w:rsidRPr="00D04C92">
        <w:t xml:space="preserve">, </w:t>
      </w:r>
      <w:proofErr w:type="spellStart"/>
      <w:r w:rsidRPr="00D04C92">
        <w:t>t_ext</w:t>
      </w:r>
      <w:proofErr w:type="spellEnd"/>
    </w:p>
    <w:p w14:paraId="789B7628" w14:textId="77777777" w:rsidR="00D04C92" w:rsidRPr="00D04C92" w:rsidRDefault="00D04C92" w:rsidP="00D04C92"/>
    <w:p w14:paraId="7F10E592" w14:textId="77777777" w:rsidR="00D04C92" w:rsidRPr="00D04C92" w:rsidRDefault="00D04C92" w:rsidP="00D04C92">
      <w:r w:rsidRPr="00D04C92">
        <w:t># 示例数据</w:t>
      </w:r>
    </w:p>
    <w:p w14:paraId="46441AC8" w14:textId="77777777" w:rsidR="00D04C92" w:rsidRPr="00D04C92" w:rsidRDefault="00D04C92" w:rsidP="00D04C92">
      <w:r w:rsidRPr="00D04C92">
        <w:t xml:space="preserve">x = </w:t>
      </w:r>
      <w:proofErr w:type="spellStart"/>
      <w:r w:rsidRPr="00D04C92">
        <w:t>np.sin</w:t>
      </w:r>
      <w:proofErr w:type="spellEnd"/>
      <w:r w:rsidRPr="00D04C92">
        <w:t>(</w:t>
      </w:r>
      <w:proofErr w:type="spellStart"/>
      <w:r w:rsidRPr="00D04C92">
        <w:t>np.linspace</w:t>
      </w:r>
      <w:proofErr w:type="spellEnd"/>
      <w:r w:rsidRPr="00D04C92">
        <w:t xml:space="preserve">(0, 2 * </w:t>
      </w:r>
      <w:proofErr w:type="spellStart"/>
      <w:r w:rsidRPr="00D04C92">
        <w:t>np.pi</w:t>
      </w:r>
      <w:proofErr w:type="spellEnd"/>
      <w:r w:rsidRPr="00D04C92">
        <w:t xml:space="preserve">, 50)) + 0.1 * </w:t>
      </w:r>
      <w:proofErr w:type="spellStart"/>
      <w:r w:rsidRPr="00D04C92">
        <w:t>np.random.randn</w:t>
      </w:r>
      <w:proofErr w:type="spellEnd"/>
      <w:r w:rsidRPr="00D04C92">
        <w:t>(50)</w:t>
      </w:r>
    </w:p>
    <w:p w14:paraId="3DC45787" w14:textId="77777777" w:rsidR="00D04C92" w:rsidRPr="00D04C92" w:rsidRDefault="00D04C92" w:rsidP="00D04C92">
      <w:proofErr w:type="spellStart"/>
      <w:r w:rsidRPr="00D04C92">
        <w:t>pred_len</w:t>
      </w:r>
      <w:proofErr w:type="spellEnd"/>
      <w:r w:rsidRPr="00D04C92">
        <w:t xml:space="preserve"> = 10</w:t>
      </w:r>
    </w:p>
    <w:p w14:paraId="305EACF6" w14:textId="77777777" w:rsidR="00D04C92" w:rsidRPr="00D04C92" w:rsidRDefault="00D04C92" w:rsidP="00D04C92">
      <w:proofErr w:type="spellStart"/>
      <w:r w:rsidRPr="00D04C92">
        <w:t>y_ext</w:t>
      </w:r>
      <w:proofErr w:type="spellEnd"/>
      <w:r w:rsidRPr="00D04C92">
        <w:t xml:space="preserve">, </w:t>
      </w:r>
      <w:proofErr w:type="spellStart"/>
      <w:r w:rsidRPr="00D04C92">
        <w:t>t_ext</w:t>
      </w:r>
      <w:proofErr w:type="spellEnd"/>
      <w:r w:rsidRPr="00D04C92">
        <w:t xml:space="preserve"> = </w:t>
      </w:r>
      <w:proofErr w:type="spellStart"/>
      <w:r w:rsidRPr="00D04C92">
        <w:t>fft_extrapolation</w:t>
      </w:r>
      <w:proofErr w:type="spellEnd"/>
      <w:r w:rsidRPr="00D04C92">
        <w:t xml:space="preserve">(x, </w:t>
      </w:r>
      <w:proofErr w:type="spellStart"/>
      <w:r w:rsidRPr="00D04C92">
        <w:t>pred_len</w:t>
      </w:r>
      <w:proofErr w:type="spellEnd"/>
      <w:r w:rsidRPr="00D04C92">
        <w:t>)</w:t>
      </w:r>
    </w:p>
    <w:p w14:paraId="3B1E27D1" w14:textId="77777777" w:rsidR="00D04C92" w:rsidRPr="00D04C92" w:rsidRDefault="00D04C92" w:rsidP="00D04C92"/>
    <w:p w14:paraId="0EEA5D96" w14:textId="77777777" w:rsidR="00D04C92" w:rsidRPr="00D04C92" w:rsidRDefault="00D04C92" w:rsidP="00D04C92">
      <w:r w:rsidRPr="00D04C92">
        <w:t># 可视化</w:t>
      </w:r>
    </w:p>
    <w:p w14:paraId="5015031B" w14:textId="77777777" w:rsidR="00D04C92" w:rsidRPr="00D04C92" w:rsidRDefault="00D04C92" w:rsidP="00D04C92">
      <w:proofErr w:type="spellStart"/>
      <w:r w:rsidRPr="00D04C92">
        <w:t>plt.plot</w:t>
      </w:r>
      <w:proofErr w:type="spellEnd"/>
      <w:r w:rsidRPr="00D04C92">
        <w:t>(</w:t>
      </w:r>
      <w:proofErr w:type="spellStart"/>
      <w:r w:rsidRPr="00D04C92">
        <w:t>np.arange</w:t>
      </w:r>
      <w:proofErr w:type="spellEnd"/>
      <w:r w:rsidRPr="00D04C92">
        <w:t>(</w:t>
      </w:r>
      <w:proofErr w:type="spellStart"/>
      <w:r w:rsidRPr="00D04C92">
        <w:t>len</w:t>
      </w:r>
      <w:proofErr w:type="spellEnd"/>
      <w:r w:rsidRPr="00D04C92">
        <w:t>(x)), x, label="Original")</w:t>
      </w:r>
    </w:p>
    <w:p w14:paraId="512504D0" w14:textId="77777777" w:rsidR="00D04C92" w:rsidRPr="00D04C92" w:rsidRDefault="00D04C92" w:rsidP="00D04C92">
      <w:proofErr w:type="spellStart"/>
      <w:r w:rsidRPr="00D04C92">
        <w:t>plt.plot</w:t>
      </w:r>
      <w:proofErr w:type="spellEnd"/>
      <w:r w:rsidRPr="00D04C92">
        <w:t>(</w:t>
      </w:r>
      <w:proofErr w:type="spellStart"/>
      <w:r w:rsidRPr="00D04C92">
        <w:t>t_ext</w:t>
      </w:r>
      <w:proofErr w:type="spellEnd"/>
      <w:r w:rsidRPr="00D04C92">
        <w:t xml:space="preserve">, </w:t>
      </w:r>
      <w:proofErr w:type="spellStart"/>
      <w:r w:rsidRPr="00D04C92">
        <w:t>y_ext</w:t>
      </w:r>
      <w:proofErr w:type="spellEnd"/>
      <w:r w:rsidRPr="00D04C92">
        <w:t xml:space="preserve">, label="FFT Extrapolated", </w:t>
      </w:r>
      <w:proofErr w:type="spellStart"/>
      <w:r w:rsidRPr="00D04C92">
        <w:t>linestyle</w:t>
      </w:r>
      <w:proofErr w:type="spellEnd"/>
      <w:r w:rsidRPr="00D04C92">
        <w:t>='--')</w:t>
      </w:r>
    </w:p>
    <w:p w14:paraId="14368FE2" w14:textId="77777777" w:rsidR="00D04C92" w:rsidRPr="00D04C92" w:rsidRDefault="00D04C92" w:rsidP="00D04C92">
      <w:proofErr w:type="spellStart"/>
      <w:r w:rsidRPr="00D04C92">
        <w:t>plt.axvline</w:t>
      </w:r>
      <w:proofErr w:type="spellEnd"/>
      <w:r w:rsidRPr="00D04C92">
        <w:t>(</w:t>
      </w:r>
      <w:proofErr w:type="spellStart"/>
      <w:r w:rsidRPr="00D04C92">
        <w:t>len</w:t>
      </w:r>
      <w:proofErr w:type="spellEnd"/>
      <w:r w:rsidRPr="00D04C92">
        <w:t xml:space="preserve">(x), color='gray', </w:t>
      </w:r>
      <w:proofErr w:type="spellStart"/>
      <w:r w:rsidRPr="00D04C92">
        <w:t>linestyle</w:t>
      </w:r>
      <w:proofErr w:type="spellEnd"/>
      <w:r w:rsidRPr="00D04C92">
        <w:t>=':')</w:t>
      </w:r>
    </w:p>
    <w:p w14:paraId="0C3A8F4C" w14:textId="77777777" w:rsidR="00D04C92" w:rsidRPr="00D04C92" w:rsidRDefault="00D04C92" w:rsidP="00D04C92">
      <w:proofErr w:type="spellStart"/>
      <w:r w:rsidRPr="00D04C92">
        <w:t>plt.legend</w:t>
      </w:r>
      <w:proofErr w:type="spellEnd"/>
      <w:r w:rsidRPr="00D04C92">
        <w:t>()</w:t>
      </w:r>
    </w:p>
    <w:p w14:paraId="3D9800F2" w14:textId="77777777" w:rsidR="00D04C92" w:rsidRPr="00D04C92" w:rsidRDefault="00D04C92" w:rsidP="00D04C92">
      <w:proofErr w:type="spellStart"/>
      <w:r w:rsidRPr="00D04C92">
        <w:t>plt.show</w:t>
      </w:r>
      <w:proofErr w:type="spellEnd"/>
      <w:r w:rsidRPr="00D04C92">
        <w:t>()</w:t>
      </w:r>
    </w:p>
    <w:p w14:paraId="0B690F72" w14:textId="77777777" w:rsidR="00D04C92" w:rsidRPr="00D04C92" w:rsidRDefault="00D04C92" w:rsidP="00D04C92">
      <w:r w:rsidRPr="00D04C92">
        <w:pict w14:anchorId="03096774">
          <v:rect id="_x0000_i1185" style="width:0;height:1.5pt" o:hralign="center" o:hrstd="t" o:hr="t" fillcolor="#a0a0a0" stroked="f"/>
        </w:pict>
      </w:r>
    </w:p>
    <w:p w14:paraId="58823F7C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⚠️</w:t>
      </w:r>
      <w:r w:rsidRPr="00D04C92">
        <w:rPr>
          <w:b/>
          <w:bCs/>
        </w:rPr>
        <w:t xml:space="preserve"> 注意事项</w:t>
      </w:r>
    </w:p>
    <w:p w14:paraId="17CA654C" w14:textId="77777777" w:rsidR="00D04C92" w:rsidRPr="00D04C92" w:rsidRDefault="00D04C92" w:rsidP="00D04C92">
      <w:pPr>
        <w:numPr>
          <w:ilvl w:val="0"/>
          <w:numId w:val="65"/>
        </w:numPr>
      </w:pPr>
      <w:r w:rsidRPr="00D04C92">
        <w:rPr>
          <w:b/>
          <w:bCs/>
        </w:rPr>
        <w:t>适用场景有限</w:t>
      </w:r>
      <w:r w:rsidRPr="00D04C92">
        <w:t>：适用于周期性较强的数据，如 CPU 利用率、网络流量、金融中某些</w:t>
      </w:r>
      <w:r w:rsidRPr="00D04C92">
        <w:lastRenderedPageBreak/>
        <w:t>季节性成分。</w:t>
      </w:r>
    </w:p>
    <w:p w14:paraId="4A9CC1A4" w14:textId="77777777" w:rsidR="00D04C92" w:rsidRPr="00D04C92" w:rsidRDefault="00D04C92" w:rsidP="00D04C92">
      <w:pPr>
        <w:numPr>
          <w:ilvl w:val="0"/>
          <w:numId w:val="65"/>
        </w:numPr>
      </w:pPr>
      <w:r w:rsidRPr="00D04C92">
        <w:rPr>
          <w:b/>
          <w:bCs/>
        </w:rPr>
        <w:t>对突变/趋势不敏感</w:t>
      </w:r>
      <w:r w:rsidRPr="00D04C92">
        <w:t>：FFT 无法建模突变、非周期性趋势（除非加入趋势项）。</w:t>
      </w:r>
    </w:p>
    <w:p w14:paraId="7ABD90C8" w14:textId="77777777" w:rsidR="00D04C92" w:rsidRPr="00D04C92" w:rsidRDefault="00D04C92" w:rsidP="00D04C92">
      <w:pPr>
        <w:numPr>
          <w:ilvl w:val="0"/>
          <w:numId w:val="65"/>
        </w:numPr>
      </w:pPr>
      <w:r w:rsidRPr="00D04C92">
        <w:rPr>
          <w:b/>
          <w:bCs/>
        </w:rPr>
        <w:t>频率稳定性是假设</w:t>
      </w:r>
      <w:r w:rsidRPr="00D04C92">
        <w:t>：未来频率若漂移，预测精度会迅速下降。</w:t>
      </w:r>
    </w:p>
    <w:p w14:paraId="5568518D" w14:textId="77777777" w:rsidR="00D04C92" w:rsidRPr="00D04C92" w:rsidRDefault="00D04C92" w:rsidP="00D04C92">
      <w:r w:rsidRPr="00D04C92">
        <w:pict w14:anchorId="1AD28364">
          <v:rect id="_x0000_i1186" style="width:0;height:1.5pt" o:hralign="center" o:hrstd="t" o:hr="t" fillcolor="#a0a0a0" stroked="f"/>
        </w:pict>
      </w:r>
    </w:p>
    <w:p w14:paraId="1E0D62AB" w14:textId="77777777" w:rsidR="00D04C92" w:rsidRPr="00D04C92" w:rsidRDefault="00D04C92" w:rsidP="00D04C92">
      <w:pPr>
        <w:rPr>
          <w:b/>
          <w:bCs/>
        </w:rPr>
      </w:pPr>
      <w:r w:rsidRPr="00D04C92">
        <w:rPr>
          <w:rFonts w:ascii="Segoe UI Emoji" w:hAnsi="Segoe UI Emoji" w:cs="Segoe UI Emoji"/>
          <w:b/>
          <w:bCs/>
        </w:rPr>
        <w:t>🔁</w:t>
      </w:r>
      <w:r w:rsidRPr="00D04C92">
        <w:rPr>
          <w:b/>
          <w:bCs/>
        </w:rPr>
        <w:t xml:space="preserve"> 更稳健的替代方法</w:t>
      </w:r>
    </w:p>
    <w:p w14:paraId="028F08CD" w14:textId="77777777" w:rsidR="00D04C92" w:rsidRPr="00D04C92" w:rsidRDefault="00D04C92" w:rsidP="00D04C92">
      <w:r w:rsidRPr="00D04C92">
        <w:t>如果你希望基于频域建模又能更稳健地外推，可以考虑：</w:t>
      </w:r>
    </w:p>
    <w:p w14:paraId="4451494F" w14:textId="77777777" w:rsidR="00D04C92" w:rsidRPr="00D04C92" w:rsidRDefault="00D04C92" w:rsidP="00D04C92">
      <w:pPr>
        <w:numPr>
          <w:ilvl w:val="0"/>
          <w:numId w:val="66"/>
        </w:numPr>
      </w:pPr>
      <w:r w:rsidRPr="00D04C92">
        <w:rPr>
          <w:b/>
          <w:bCs/>
        </w:rPr>
        <w:t>STL 分解 + AR模型</w:t>
      </w:r>
      <w:r w:rsidRPr="00D04C92">
        <w:t>：将时间序列分解为季节性 + 趋势 + 残差，然后分别建模。</w:t>
      </w:r>
    </w:p>
    <w:p w14:paraId="7D763550" w14:textId="77777777" w:rsidR="00D04C92" w:rsidRPr="00D04C92" w:rsidRDefault="00D04C92" w:rsidP="00D04C92">
      <w:pPr>
        <w:numPr>
          <w:ilvl w:val="0"/>
          <w:numId w:val="66"/>
        </w:numPr>
      </w:pPr>
      <w:r w:rsidRPr="00D04C92">
        <w:rPr>
          <w:b/>
          <w:bCs/>
        </w:rPr>
        <w:t>小波变换（Wavelet）</w:t>
      </w:r>
      <w:r w:rsidRPr="00D04C92">
        <w:t>：能兼顾频域和时域信息，比 FFT 更适合非平稳序列。</w:t>
      </w:r>
    </w:p>
    <w:p w14:paraId="3AE83832" w14:textId="77777777" w:rsidR="00D04C92" w:rsidRPr="00D04C92" w:rsidRDefault="00D04C92" w:rsidP="00D04C92">
      <w:pPr>
        <w:numPr>
          <w:ilvl w:val="0"/>
          <w:numId w:val="66"/>
        </w:numPr>
      </w:pPr>
      <w:r w:rsidRPr="00D04C92">
        <w:rPr>
          <w:b/>
          <w:bCs/>
        </w:rPr>
        <w:t>Fourier + ML 混合建模</w:t>
      </w:r>
      <w:r w:rsidRPr="00D04C92">
        <w:t>：提取主频成分作为特征输入 LSTM、</w:t>
      </w:r>
      <w:proofErr w:type="spellStart"/>
      <w:r w:rsidRPr="00D04C92">
        <w:t>LightGBM</w:t>
      </w:r>
      <w:proofErr w:type="spellEnd"/>
      <w:r w:rsidRPr="00D04C92">
        <w:t xml:space="preserve"> 等模型。</w:t>
      </w:r>
    </w:p>
    <w:p w14:paraId="79C0B2FF" w14:textId="77777777" w:rsidR="00D04C92" w:rsidRPr="00D04C92" w:rsidRDefault="00D04C92" w:rsidP="00D04C92">
      <w:r w:rsidRPr="00D04C92">
        <w:pict w14:anchorId="19075A4A">
          <v:rect id="_x0000_i1187" style="width:0;height:1.5pt" o:hralign="center" o:hrstd="t" o:hr="t" fillcolor="#a0a0a0" stroked="f"/>
        </w:pict>
      </w:r>
    </w:p>
    <w:p w14:paraId="709FE2DC" w14:textId="77777777" w:rsidR="00D04C92" w:rsidRPr="00D04C92" w:rsidRDefault="00D04C92" w:rsidP="00D04C92">
      <w:r w:rsidRPr="00D04C92">
        <w:t>如果你有具体的时间序列样本，我可以帮你演示完整的预测流程。是否希望我来帮你写一个基于你数据的 FFT 预测 demo？</w:t>
      </w:r>
    </w:p>
    <w:p w14:paraId="13B928D7" w14:textId="77777777" w:rsidR="00D04C92" w:rsidRPr="00D04C92" w:rsidRDefault="00D04C92">
      <w:pPr>
        <w:rPr>
          <w:rFonts w:hint="eastAsia"/>
        </w:rPr>
      </w:pPr>
    </w:p>
    <w:sectPr w:rsidR="00D04C92" w:rsidRPr="00D04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BDC"/>
    <w:multiLevelType w:val="multilevel"/>
    <w:tmpl w:val="254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0112"/>
    <w:multiLevelType w:val="multilevel"/>
    <w:tmpl w:val="711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F73"/>
    <w:multiLevelType w:val="multilevel"/>
    <w:tmpl w:val="303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42E3"/>
    <w:multiLevelType w:val="multilevel"/>
    <w:tmpl w:val="60F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4ED"/>
    <w:multiLevelType w:val="multilevel"/>
    <w:tmpl w:val="353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484F"/>
    <w:multiLevelType w:val="multilevel"/>
    <w:tmpl w:val="6B1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43B36"/>
    <w:multiLevelType w:val="multilevel"/>
    <w:tmpl w:val="A3E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270D"/>
    <w:multiLevelType w:val="multilevel"/>
    <w:tmpl w:val="CFD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52EC3"/>
    <w:multiLevelType w:val="multilevel"/>
    <w:tmpl w:val="43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64BB1"/>
    <w:multiLevelType w:val="multilevel"/>
    <w:tmpl w:val="1AB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52F73"/>
    <w:multiLevelType w:val="multilevel"/>
    <w:tmpl w:val="3BF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62C44"/>
    <w:multiLevelType w:val="multilevel"/>
    <w:tmpl w:val="B66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B7924"/>
    <w:multiLevelType w:val="multilevel"/>
    <w:tmpl w:val="5B9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00FD6"/>
    <w:multiLevelType w:val="multilevel"/>
    <w:tmpl w:val="635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F6D66"/>
    <w:multiLevelType w:val="multilevel"/>
    <w:tmpl w:val="799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D6DBE"/>
    <w:multiLevelType w:val="multilevel"/>
    <w:tmpl w:val="AA2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E400D"/>
    <w:multiLevelType w:val="multilevel"/>
    <w:tmpl w:val="CB7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33E8F"/>
    <w:multiLevelType w:val="multilevel"/>
    <w:tmpl w:val="7E70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C3361"/>
    <w:multiLevelType w:val="multilevel"/>
    <w:tmpl w:val="A9F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B5125"/>
    <w:multiLevelType w:val="multilevel"/>
    <w:tmpl w:val="9C4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744A0"/>
    <w:multiLevelType w:val="multilevel"/>
    <w:tmpl w:val="E97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F694B"/>
    <w:multiLevelType w:val="multilevel"/>
    <w:tmpl w:val="659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F0804"/>
    <w:multiLevelType w:val="multilevel"/>
    <w:tmpl w:val="83D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34D71"/>
    <w:multiLevelType w:val="multilevel"/>
    <w:tmpl w:val="65A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E64EA"/>
    <w:multiLevelType w:val="multilevel"/>
    <w:tmpl w:val="797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7031B"/>
    <w:multiLevelType w:val="multilevel"/>
    <w:tmpl w:val="822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22C6D"/>
    <w:multiLevelType w:val="multilevel"/>
    <w:tmpl w:val="00C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72190"/>
    <w:multiLevelType w:val="multilevel"/>
    <w:tmpl w:val="A40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6356A"/>
    <w:multiLevelType w:val="multilevel"/>
    <w:tmpl w:val="9E4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C5442"/>
    <w:multiLevelType w:val="multilevel"/>
    <w:tmpl w:val="5AB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90AB4"/>
    <w:multiLevelType w:val="multilevel"/>
    <w:tmpl w:val="A3B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A2DC8"/>
    <w:multiLevelType w:val="multilevel"/>
    <w:tmpl w:val="01B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75433"/>
    <w:multiLevelType w:val="multilevel"/>
    <w:tmpl w:val="D7E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43FE0"/>
    <w:multiLevelType w:val="multilevel"/>
    <w:tmpl w:val="70D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F6685"/>
    <w:multiLevelType w:val="multilevel"/>
    <w:tmpl w:val="8F0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23277"/>
    <w:multiLevelType w:val="multilevel"/>
    <w:tmpl w:val="8CC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F7BC7"/>
    <w:multiLevelType w:val="multilevel"/>
    <w:tmpl w:val="B8B6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FF54FB"/>
    <w:multiLevelType w:val="multilevel"/>
    <w:tmpl w:val="EAD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0119FA"/>
    <w:multiLevelType w:val="multilevel"/>
    <w:tmpl w:val="663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04EF2"/>
    <w:multiLevelType w:val="multilevel"/>
    <w:tmpl w:val="C7A0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A518B3"/>
    <w:multiLevelType w:val="multilevel"/>
    <w:tmpl w:val="617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415B49"/>
    <w:multiLevelType w:val="multilevel"/>
    <w:tmpl w:val="90244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8F0EDF"/>
    <w:multiLevelType w:val="multilevel"/>
    <w:tmpl w:val="526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87D9B"/>
    <w:multiLevelType w:val="multilevel"/>
    <w:tmpl w:val="F1B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74AFD"/>
    <w:multiLevelType w:val="multilevel"/>
    <w:tmpl w:val="2D9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70FBF"/>
    <w:multiLevelType w:val="multilevel"/>
    <w:tmpl w:val="99C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94821"/>
    <w:multiLevelType w:val="multilevel"/>
    <w:tmpl w:val="C612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56006"/>
    <w:multiLevelType w:val="multilevel"/>
    <w:tmpl w:val="029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94760"/>
    <w:multiLevelType w:val="multilevel"/>
    <w:tmpl w:val="D9E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9540F"/>
    <w:multiLevelType w:val="multilevel"/>
    <w:tmpl w:val="0B4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A1DE8"/>
    <w:multiLevelType w:val="multilevel"/>
    <w:tmpl w:val="1AF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2461A"/>
    <w:multiLevelType w:val="multilevel"/>
    <w:tmpl w:val="242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9B4801"/>
    <w:multiLevelType w:val="multilevel"/>
    <w:tmpl w:val="0C6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05C88"/>
    <w:multiLevelType w:val="multilevel"/>
    <w:tmpl w:val="13C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E19B6"/>
    <w:multiLevelType w:val="multilevel"/>
    <w:tmpl w:val="128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074BA8"/>
    <w:multiLevelType w:val="multilevel"/>
    <w:tmpl w:val="771A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5C07B1"/>
    <w:multiLevelType w:val="multilevel"/>
    <w:tmpl w:val="7F7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945E66"/>
    <w:multiLevelType w:val="multilevel"/>
    <w:tmpl w:val="4FA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C7615"/>
    <w:multiLevelType w:val="multilevel"/>
    <w:tmpl w:val="C6A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45240"/>
    <w:multiLevelType w:val="multilevel"/>
    <w:tmpl w:val="469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AA3452"/>
    <w:multiLevelType w:val="multilevel"/>
    <w:tmpl w:val="FB0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A5025"/>
    <w:multiLevelType w:val="multilevel"/>
    <w:tmpl w:val="CFE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620E9"/>
    <w:multiLevelType w:val="multilevel"/>
    <w:tmpl w:val="808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E2BA1"/>
    <w:multiLevelType w:val="multilevel"/>
    <w:tmpl w:val="EEE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74AC6"/>
    <w:multiLevelType w:val="multilevel"/>
    <w:tmpl w:val="A3C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595847"/>
    <w:multiLevelType w:val="multilevel"/>
    <w:tmpl w:val="AAA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82211">
    <w:abstractNumId w:val="8"/>
  </w:num>
  <w:num w:numId="2" w16cid:durableId="682711822">
    <w:abstractNumId w:val="32"/>
  </w:num>
  <w:num w:numId="3" w16cid:durableId="419563241">
    <w:abstractNumId w:val="64"/>
  </w:num>
  <w:num w:numId="4" w16cid:durableId="63837329">
    <w:abstractNumId w:val="0"/>
  </w:num>
  <w:num w:numId="5" w16cid:durableId="503008996">
    <w:abstractNumId w:val="15"/>
  </w:num>
  <w:num w:numId="6" w16cid:durableId="1303925368">
    <w:abstractNumId w:val="63"/>
  </w:num>
  <w:num w:numId="7" w16cid:durableId="974412842">
    <w:abstractNumId w:val="11"/>
  </w:num>
  <w:num w:numId="8" w16cid:durableId="2077776140">
    <w:abstractNumId w:val="35"/>
  </w:num>
  <w:num w:numId="9" w16cid:durableId="1817335184">
    <w:abstractNumId w:val="57"/>
  </w:num>
  <w:num w:numId="10" w16cid:durableId="569656966">
    <w:abstractNumId w:val="43"/>
  </w:num>
  <w:num w:numId="11" w16cid:durableId="1362973252">
    <w:abstractNumId w:val="59"/>
  </w:num>
  <w:num w:numId="12" w16cid:durableId="1505390425">
    <w:abstractNumId w:val="34"/>
  </w:num>
  <w:num w:numId="13" w16cid:durableId="2076201804">
    <w:abstractNumId w:val="3"/>
  </w:num>
  <w:num w:numId="14" w16cid:durableId="198519043">
    <w:abstractNumId w:val="46"/>
  </w:num>
  <w:num w:numId="15" w16cid:durableId="1156607085">
    <w:abstractNumId w:val="52"/>
  </w:num>
  <w:num w:numId="16" w16cid:durableId="326985442">
    <w:abstractNumId w:val="49"/>
  </w:num>
  <w:num w:numId="17" w16cid:durableId="848494853">
    <w:abstractNumId w:val="54"/>
  </w:num>
  <w:num w:numId="18" w16cid:durableId="1067731534">
    <w:abstractNumId w:val="2"/>
  </w:num>
  <w:num w:numId="19" w16cid:durableId="233973679">
    <w:abstractNumId w:val="48"/>
  </w:num>
  <w:num w:numId="20" w16cid:durableId="1205410486">
    <w:abstractNumId w:val="22"/>
  </w:num>
  <w:num w:numId="21" w16cid:durableId="1711418896">
    <w:abstractNumId w:val="61"/>
  </w:num>
  <w:num w:numId="22" w16cid:durableId="1955092204">
    <w:abstractNumId w:val="51"/>
  </w:num>
  <w:num w:numId="23" w16cid:durableId="779104501">
    <w:abstractNumId w:val="42"/>
  </w:num>
  <w:num w:numId="24" w16cid:durableId="491682661">
    <w:abstractNumId w:val="45"/>
  </w:num>
  <w:num w:numId="25" w16cid:durableId="970132424">
    <w:abstractNumId w:val="9"/>
  </w:num>
  <w:num w:numId="26" w16cid:durableId="1459494292">
    <w:abstractNumId w:val="7"/>
  </w:num>
  <w:num w:numId="27" w16cid:durableId="513886519">
    <w:abstractNumId w:val="40"/>
  </w:num>
  <w:num w:numId="28" w16cid:durableId="1342010560">
    <w:abstractNumId w:val="4"/>
  </w:num>
  <w:num w:numId="29" w16cid:durableId="417020898">
    <w:abstractNumId w:val="26"/>
  </w:num>
  <w:num w:numId="30" w16cid:durableId="125972530">
    <w:abstractNumId w:val="33"/>
  </w:num>
  <w:num w:numId="31" w16cid:durableId="947856778">
    <w:abstractNumId w:val="16"/>
  </w:num>
  <w:num w:numId="32" w16cid:durableId="2121947962">
    <w:abstractNumId w:val="58"/>
  </w:num>
  <w:num w:numId="33" w16cid:durableId="661813533">
    <w:abstractNumId w:val="47"/>
  </w:num>
  <w:num w:numId="34" w16cid:durableId="350644811">
    <w:abstractNumId w:val="6"/>
  </w:num>
  <w:num w:numId="35" w16cid:durableId="1288852711">
    <w:abstractNumId w:val="18"/>
  </w:num>
  <w:num w:numId="36" w16cid:durableId="2110080830">
    <w:abstractNumId w:val="30"/>
  </w:num>
  <w:num w:numId="37" w16cid:durableId="1989894139">
    <w:abstractNumId w:val="55"/>
  </w:num>
  <w:num w:numId="38" w16cid:durableId="2040814019">
    <w:abstractNumId w:val="60"/>
  </w:num>
  <w:num w:numId="39" w16cid:durableId="1697611358">
    <w:abstractNumId w:val="37"/>
  </w:num>
  <w:num w:numId="40" w16cid:durableId="30542780">
    <w:abstractNumId w:val="38"/>
  </w:num>
  <w:num w:numId="41" w16cid:durableId="1714841598">
    <w:abstractNumId w:val="21"/>
  </w:num>
  <w:num w:numId="42" w16cid:durableId="551965068">
    <w:abstractNumId w:val="20"/>
  </w:num>
  <w:num w:numId="43" w16cid:durableId="2067951718">
    <w:abstractNumId w:val="31"/>
  </w:num>
  <w:num w:numId="44" w16cid:durableId="175078471">
    <w:abstractNumId w:val="44"/>
  </w:num>
  <w:num w:numId="45" w16cid:durableId="576406987">
    <w:abstractNumId w:val="29"/>
  </w:num>
  <w:num w:numId="46" w16cid:durableId="755248582">
    <w:abstractNumId w:val="19"/>
  </w:num>
  <w:num w:numId="47" w16cid:durableId="426779493">
    <w:abstractNumId w:val="27"/>
  </w:num>
  <w:num w:numId="48" w16cid:durableId="306739080">
    <w:abstractNumId w:val="1"/>
  </w:num>
  <w:num w:numId="49" w16cid:durableId="1544557893">
    <w:abstractNumId w:val="56"/>
  </w:num>
  <w:num w:numId="50" w16cid:durableId="1424111412">
    <w:abstractNumId w:val="12"/>
  </w:num>
  <w:num w:numId="51" w16cid:durableId="1237400552">
    <w:abstractNumId w:val="10"/>
  </w:num>
  <w:num w:numId="52" w16cid:durableId="787744120">
    <w:abstractNumId w:val="62"/>
  </w:num>
  <w:num w:numId="53" w16cid:durableId="1723095107">
    <w:abstractNumId w:val="23"/>
  </w:num>
  <w:num w:numId="54" w16cid:durableId="175537799">
    <w:abstractNumId w:val="53"/>
  </w:num>
  <w:num w:numId="55" w16cid:durableId="637226803">
    <w:abstractNumId w:val="17"/>
  </w:num>
  <w:num w:numId="56" w16cid:durableId="242565894">
    <w:abstractNumId w:val="13"/>
  </w:num>
  <w:num w:numId="57" w16cid:durableId="2055034035">
    <w:abstractNumId w:val="25"/>
  </w:num>
  <w:num w:numId="58" w16cid:durableId="1845124451">
    <w:abstractNumId w:val="14"/>
  </w:num>
  <w:num w:numId="59" w16cid:durableId="1670669248">
    <w:abstractNumId w:val="50"/>
  </w:num>
  <w:num w:numId="60" w16cid:durableId="1092748716">
    <w:abstractNumId w:val="24"/>
  </w:num>
  <w:num w:numId="61" w16cid:durableId="837161448">
    <w:abstractNumId w:val="28"/>
  </w:num>
  <w:num w:numId="62" w16cid:durableId="971859458">
    <w:abstractNumId w:val="65"/>
  </w:num>
  <w:num w:numId="63" w16cid:durableId="1085877012">
    <w:abstractNumId w:val="36"/>
  </w:num>
  <w:num w:numId="64" w16cid:durableId="1106581505">
    <w:abstractNumId w:val="41"/>
  </w:num>
  <w:num w:numId="65" w16cid:durableId="818880295">
    <w:abstractNumId w:val="5"/>
  </w:num>
  <w:num w:numId="66" w16cid:durableId="74530398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13"/>
    <w:rsid w:val="000C5F06"/>
    <w:rsid w:val="00275696"/>
    <w:rsid w:val="003C6007"/>
    <w:rsid w:val="00416CD3"/>
    <w:rsid w:val="005607A9"/>
    <w:rsid w:val="006C46BD"/>
    <w:rsid w:val="007403CD"/>
    <w:rsid w:val="007D0F36"/>
    <w:rsid w:val="00836A9E"/>
    <w:rsid w:val="008D6213"/>
    <w:rsid w:val="00913D6A"/>
    <w:rsid w:val="00931E24"/>
    <w:rsid w:val="009953AF"/>
    <w:rsid w:val="00AA7A40"/>
    <w:rsid w:val="00B23A42"/>
    <w:rsid w:val="00CF1913"/>
    <w:rsid w:val="00D04C92"/>
    <w:rsid w:val="00E253C4"/>
    <w:rsid w:val="00F04018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BBDD7"/>
  <w15:chartTrackingRefBased/>
  <w15:docId w15:val="{935500D2-CA26-40FF-A362-B8753DF9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62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2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2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2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2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2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2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2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2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62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2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2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2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2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2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2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2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2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2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2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4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8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5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7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6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9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4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0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12425</Words>
  <Characters>25100</Characters>
  <Application>Microsoft Office Word</Application>
  <DocSecurity>0</DocSecurity>
  <Lines>1568</Lines>
  <Paragraphs>1705</Paragraphs>
  <ScaleCrop>false</ScaleCrop>
  <Company/>
  <LinksUpToDate>false</LinksUpToDate>
  <CharactersWithSpaces>35820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403958589@qq.com</dc:creator>
  <cp:keywords/>
  <dc:description/>
  <cp:lastModifiedBy>8613189031383</cp:lastModifiedBy>
  <cp:revision>18</cp:revision>
  <dcterms:created xsi:type="dcterms:W3CDTF">2025-07-09T14:09:00Z</dcterms:created>
  <dcterms:modified xsi:type="dcterms:W3CDTF">2025-07-22T12:56:00Z</dcterms:modified>
</cp:coreProperties>
</file>